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2463BE" w14:textId="220387A8" w:rsidR="002C2EB4" w:rsidRDefault="002C2EB4" w:rsidP="002C2EB4">
      <w:pPr>
        <w:pStyle w:val="3"/>
        <w:numPr>
          <w:ilvl w:val="0"/>
          <w:numId w:val="1"/>
        </w:numPr>
        <w:spacing w:line="360" w:lineRule="auto"/>
        <w:rPr>
          <w:sz w:val="36"/>
          <w:szCs w:val="24"/>
        </w:rPr>
      </w:pPr>
      <w:r>
        <w:rPr>
          <w:sz w:val="36"/>
          <w:szCs w:val="24"/>
        </w:rPr>
        <w:t>Introduction</w:t>
      </w:r>
    </w:p>
    <w:p w14:paraId="7BBE7308" w14:textId="072DA817" w:rsidR="008C4A6C" w:rsidRPr="000649AE" w:rsidRDefault="008C4A6C" w:rsidP="00650A93">
      <w:pPr>
        <w:pStyle w:val="3"/>
        <w:numPr>
          <w:ilvl w:val="1"/>
          <w:numId w:val="1"/>
        </w:numPr>
        <w:spacing w:line="360" w:lineRule="auto"/>
        <w:rPr>
          <w:szCs w:val="32"/>
        </w:rPr>
      </w:pPr>
      <w:r w:rsidRPr="000649AE">
        <w:rPr>
          <w:szCs w:val="32"/>
        </w:rPr>
        <w:t>Motivation</w:t>
      </w:r>
    </w:p>
    <w:p w14:paraId="12E3AE88" w14:textId="4C14768A" w:rsidR="002C2EB4" w:rsidRDefault="002C2EB4" w:rsidP="008C4A6C">
      <w:pPr>
        <w:spacing w:line="360" w:lineRule="auto"/>
        <w:rPr>
          <w:sz w:val="22"/>
          <w:szCs w:val="24"/>
        </w:rPr>
      </w:pPr>
      <w:r>
        <w:rPr>
          <w:noProof/>
        </w:rPr>
        <w:drawing>
          <wp:anchor distT="0" distB="0" distL="114300" distR="114300" simplePos="0" relativeHeight="251654144" behindDoc="0" locked="0" layoutInCell="1" allowOverlap="1" wp14:anchorId="6EBB3B20" wp14:editId="313690B8">
            <wp:simplePos x="0" y="0"/>
            <wp:positionH relativeFrom="margin">
              <wp:align>center</wp:align>
            </wp:positionH>
            <wp:positionV relativeFrom="paragraph">
              <wp:posOffset>2262896</wp:posOffset>
            </wp:positionV>
            <wp:extent cx="4819650" cy="2712085"/>
            <wp:effectExtent l="0" t="0" r="0" b="0"/>
            <wp:wrapTopAndBottom/>
            <wp:docPr id="15" name="图片 15" descr="How DotA 2's UI Made the Learning Curve Steeper | by Judy Sy | User  Experience Societ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DotA 2's UI Made the Learning Curve Steeper | by Judy Sy | User  Experience Society | Mediu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19650" cy="2712085"/>
                    </a:xfrm>
                    <a:prstGeom prst="rect">
                      <a:avLst/>
                    </a:prstGeom>
                    <a:noFill/>
                    <a:ln>
                      <a:noFill/>
                    </a:ln>
                  </pic:spPr>
                </pic:pic>
              </a:graphicData>
            </a:graphic>
            <wp14:sizeRelH relativeFrom="page">
              <wp14:pctWidth>0</wp14:pctWidth>
            </wp14:sizeRelH>
            <wp14:sizeRelV relativeFrom="page">
              <wp14:pctHeight>0</wp14:pctHeight>
            </wp14:sizeRelV>
          </wp:anchor>
        </w:drawing>
      </w:r>
      <w:r w:rsidR="003544DE" w:rsidRPr="008C4A6C">
        <w:rPr>
          <w:sz w:val="22"/>
          <w:szCs w:val="24"/>
        </w:rPr>
        <w:t xml:space="preserve">E-sports, unlike the old days, is grabbing more and more audience these years due to the rise of live broadcasting, streaming and other factors. </w:t>
      </w:r>
      <w:r w:rsidR="0004466F" w:rsidRPr="008C4A6C">
        <w:rPr>
          <w:sz w:val="22"/>
          <w:szCs w:val="24"/>
        </w:rPr>
        <w:t xml:space="preserve">The rapid development not only raises the rewards of winning </w:t>
      </w:r>
      <w:r w:rsidR="00526397" w:rsidRPr="008C4A6C">
        <w:rPr>
          <w:sz w:val="22"/>
          <w:szCs w:val="24"/>
        </w:rPr>
        <w:t>first title in the</w:t>
      </w:r>
      <w:r w:rsidR="0004466F" w:rsidRPr="008C4A6C">
        <w:rPr>
          <w:sz w:val="22"/>
          <w:szCs w:val="24"/>
        </w:rPr>
        <w:t xml:space="preserve"> championship but also enhances players’ cognition of how to win the game. Gone are the days when pure skills and passion are enough to take the victory</w:t>
      </w:r>
      <w:r w:rsidR="0092695B" w:rsidRPr="008C4A6C">
        <w:rPr>
          <w:sz w:val="22"/>
          <w:szCs w:val="24"/>
        </w:rPr>
        <w:t>, especially when it comes to Multiplayer Online Battle Arena, namely the MOBA games. MOBA games often start with a team with five players</w:t>
      </w:r>
      <w:r w:rsidR="001B3E2A" w:rsidRPr="008C4A6C">
        <w:rPr>
          <w:sz w:val="22"/>
          <w:szCs w:val="24"/>
        </w:rPr>
        <w:t xml:space="preserve"> picking their choice of </w:t>
      </w:r>
      <w:r w:rsidR="003A5D40">
        <w:rPr>
          <w:sz w:val="22"/>
          <w:szCs w:val="24"/>
        </w:rPr>
        <w:t>heroes</w:t>
      </w:r>
      <w:r w:rsidR="001B3E2A" w:rsidRPr="008C4A6C">
        <w:rPr>
          <w:sz w:val="22"/>
          <w:szCs w:val="24"/>
        </w:rPr>
        <w:t xml:space="preserve"> against another team. </w:t>
      </w:r>
    </w:p>
    <w:p w14:paraId="0750A093" w14:textId="26EDD881" w:rsidR="00AD099D" w:rsidRPr="008C4A6C" w:rsidRDefault="001B3E2A" w:rsidP="008C4A6C">
      <w:pPr>
        <w:spacing w:line="360" w:lineRule="auto"/>
        <w:rPr>
          <w:sz w:val="22"/>
          <w:szCs w:val="24"/>
        </w:rPr>
      </w:pPr>
      <w:r w:rsidRPr="008C4A6C">
        <w:rPr>
          <w:sz w:val="22"/>
          <w:szCs w:val="24"/>
        </w:rPr>
        <w:t xml:space="preserve">Among hundreds of </w:t>
      </w:r>
      <w:r w:rsidR="003A5D40">
        <w:rPr>
          <w:sz w:val="22"/>
          <w:szCs w:val="24"/>
        </w:rPr>
        <w:t>heroe</w:t>
      </w:r>
      <w:r w:rsidRPr="008C4A6C">
        <w:rPr>
          <w:sz w:val="22"/>
          <w:szCs w:val="24"/>
        </w:rPr>
        <w:t xml:space="preserve">s, there could have </w:t>
      </w:r>
      <w:r w:rsidR="00526397" w:rsidRPr="008C4A6C">
        <w:rPr>
          <w:sz w:val="22"/>
          <w:szCs w:val="24"/>
        </w:rPr>
        <w:t>tens of thousands</w:t>
      </w:r>
      <w:r w:rsidRPr="008C4A6C">
        <w:rPr>
          <w:sz w:val="22"/>
          <w:szCs w:val="24"/>
        </w:rPr>
        <w:t xml:space="preserve"> of combinations in which some </w:t>
      </w:r>
      <w:r w:rsidR="000D0972">
        <w:rPr>
          <w:sz w:val="22"/>
          <w:szCs w:val="24"/>
        </w:rPr>
        <w:t>heroe</w:t>
      </w:r>
      <w:r w:rsidR="00526397" w:rsidRPr="008C4A6C">
        <w:rPr>
          <w:sz w:val="22"/>
          <w:szCs w:val="24"/>
        </w:rPr>
        <w:t xml:space="preserve">s </w:t>
      </w:r>
      <w:r w:rsidRPr="008C4A6C">
        <w:rPr>
          <w:sz w:val="22"/>
          <w:szCs w:val="24"/>
        </w:rPr>
        <w:t>combining together might be more powerful while some might be the exact counter pick of other. Th</w:t>
      </w:r>
      <w:r w:rsidR="00526397" w:rsidRPr="008C4A6C">
        <w:rPr>
          <w:sz w:val="22"/>
          <w:szCs w:val="24"/>
        </w:rPr>
        <w:t>is</w:t>
      </w:r>
      <w:r w:rsidRPr="008C4A6C">
        <w:rPr>
          <w:sz w:val="22"/>
          <w:szCs w:val="24"/>
        </w:rPr>
        <w:t xml:space="preserve"> is one of the reasons which makes MOBA games rather depend</w:t>
      </w:r>
      <w:r w:rsidR="00526397" w:rsidRPr="008C4A6C">
        <w:rPr>
          <w:sz w:val="22"/>
          <w:szCs w:val="24"/>
        </w:rPr>
        <w:t>ent</w:t>
      </w:r>
      <w:r w:rsidRPr="008C4A6C">
        <w:rPr>
          <w:sz w:val="22"/>
          <w:szCs w:val="24"/>
        </w:rPr>
        <w:t xml:space="preserve"> on strategic thinking </w:t>
      </w:r>
      <w:r w:rsidR="00526397" w:rsidRPr="008C4A6C">
        <w:rPr>
          <w:sz w:val="22"/>
          <w:szCs w:val="24"/>
        </w:rPr>
        <w:t>and precise tactical execution.</w:t>
      </w:r>
    </w:p>
    <w:p w14:paraId="17A06B60" w14:textId="10688326" w:rsidR="0049554E" w:rsidRPr="008C4A6C" w:rsidRDefault="00526397" w:rsidP="008C4A6C">
      <w:pPr>
        <w:spacing w:line="360" w:lineRule="auto"/>
        <w:rPr>
          <w:sz w:val="22"/>
          <w:szCs w:val="24"/>
        </w:rPr>
      </w:pPr>
      <w:r w:rsidRPr="008C4A6C">
        <w:rPr>
          <w:sz w:val="22"/>
          <w:szCs w:val="24"/>
        </w:rPr>
        <w:t xml:space="preserve">To practice this </w:t>
      </w:r>
      <w:r w:rsidR="0004330A" w:rsidRPr="008C4A6C">
        <w:rPr>
          <w:sz w:val="22"/>
          <w:szCs w:val="24"/>
        </w:rPr>
        <w:t>sort</w:t>
      </w:r>
      <w:r w:rsidRPr="008C4A6C">
        <w:rPr>
          <w:sz w:val="22"/>
          <w:szCs w:val="24"/>
        </w:rPr>
        <w:t xml:space="preserve"> of ability, </w:t>
      </w:r>
      <w:r w:rsidR="00BF4CD9" w:rsidRPr="008C4A6C">
        <w:rPr>
          <w:sz w:val="22"/>
          <w:szCs w:val="24"/>
        </w:rPr>
        <w:t>he who strives for achievement</w:t>
      </w:r>
      <w:r w:rsidRPr="008C4A6C">
        <w:rPr>
          <w:sz w:val="22"/>
          <w:szCs w:val="24"/>
        </w:rPr>
        <w:t xml:space="preserve"> needs an assistant outside of the game, </w:t>
      </w:r>
      <w:r w:rsidR="002138C0" w:rsidRPr="008C4A6C">
        <w:rPr>
          <w:sz w:val="22"/>
          <w:szCs w:val="24"/>
        </w:rPr>
        <w:t xml:space="preserve">searching, </w:t>
      </w:r>
      <w:r w:rsidRPr="008C4A6C">
        <w:rPr>
          <w:sz w:val="22"/>
          <w:szCs w:val="24"/>
        </w:rPr>
        <w:t xml:space="preserve">analyzing data </w:t>
      </w:r>
      <w:r w:rsidR="00BF4CD9" w:rsidRPr="008C4A6C">
        <w:rPr>
          <w:sz w:val="22"/>
          <w:szCs w:val="24"/>
        </w:rPr>
        <w:t>and</w:t>
      </w:r>
      <w:r w:rsidRPr="008C4A6C">
        <w:rPr>
          <w:sz w:val="22"/>
          <w:szCs w:val="24"/>
        </w:rPr>
        <w:t xml:space="preserve"> developing tactics</w:t>
      </w:r>
      <w:r w:rsidR="00BF4CD9" w:rsidRPr="008C4A6C">
        <w:rPr>
          <w:sz w:val="22"/>
          <w:szCs w:val="24"/>
        </w:rPr>
        <w:t xml:space="preserve">, most likely a full-time coach. A team manager is able to employ a coach for the team while </w:t>
      </w:r>
      <w:r w:rsidR="0049554E" w:rsidRPr="008C4A6C">
        <w:rPr>
          <w:sz w:val="22"/>
          <w:szCs w:val="24"/>
        </w:rPr>
        <w:t xml:space="preserve">there are millions of players who cannot employ their personal coach to look after their gameplays. Apparently, for those who only play </w:t>
      </w:r>
      <w:r w:rsidR="0049554E" w:rsidRPr="008C4A6C">
        <w:rPr>
          <w:sz w:val="22"/>
          <w:szCs w:val="24"/>
        </w:rPr>
        <w:lastRenderedPageBreak/>
        <w:t>the game for fun but want to improve their performance as well, it is necessary to develop an application which aims to provide the same assists for them.</w:t>
      </w:r>
    </w:p>
    <w:p w14:paraId="147BF0F8" w14:textId="5DBA0ED5" w:rsidR="008C4A6C" w:rsidRPr="000649AE" w:rsidRDefault="008C4A6C" w:rsidP="00650A93">
      <w:pPr>
        <w:pStyle w:val="3"/>
        <w:numPr>
          <w:ilvl w:val="1"/>
          <w:numId w:val="1"/>
        </w:numPr>
        <w:spacing w:line="360" w:lineRule="auto"/>
        <w:rPr>
          <w:szCs w:val="32"/>
        </w:rPr>
      </w:pPr>
      <w:r w:rsidRPr="000649AE">
        <w:rPr>
          <w:szCs w:val="32"/>
        </w:rPr>
        <w:t>Goal</w:t>
      </w:r>
    </w:p>
    <w:p w14:paraId="4A9780AE" w14:textId="3F748254" w:rsidR="00E44A19" w:rsidRPr="008C4A6C" w:rsidRDefault="0004330A" w:rsidP="008C4A6C">
      <w:pPr>
        <w:spacing w:line="360" w:lineRule="auto"/>
        <w:rPr>
          <w:sz w:val="22"/>
          <w:szCs w:val="24"/>
        </w:rPr>
      </w:pPr>
      <w:r w:rsidRPr="008C4A6C">
        <w:rPr>
          <w:sz w:val="22"/>
          <w:szCs w:val="24"/>
        </w:rPr>
        <w:t>T</w:t>
      </w:r>
      <w:r w:rsidR="00AE50AC" w:rsidRPr="008C4A6C">
        <w:rPr>
          <w:sz w:val="22"/>
          <w:szCs w:val="24"/>
        </w:rPr>
        <w:t xml:space="preserve">his thesis selected DOTA2 which is considered the most typical MOBA game in the market due to its diversity of </w:t>
      </w:r>
      <w:r w:rsidR="000D0972">
        <w:rPr>
          <w:sz w:val="22"/>
          <w:szCs w:val="24"/>
        </w:rPr>
        <w:t>heroe</w:t>
      </w:r>
      <w:r w:rsidR="00AE50AC" w:rsidRPr="008C4A6C">
        <w:rPr>
          <w:sz w:val="22"/>
          <w:szCs w:val="24"/>
        </w:rPr>
        <w:t>s’ combination and in-game strategies.</w:t>
      </w:r>
      <w:r w:rsidRPr="008C4A6C">
        <w:rPr>
          <w:sz w:val="22"/>
          <w:szCs w:val="24"/>
        </w:rPr>
        <w:t xml:space="preserve"> </w:t>
      </w:r>
      <w:r w:rsidR="009F0AA6" w:rsidRPr="008C4A6C">
        <w:rPr>
          <w:sz w:val="22"/>
          <w:szCs w:val="24"/>
        </w:rPr>
        <w:t>Since DOTA2</w:t>
      </w:r>
      <w:r w:rsidR="00FA2AF7" w:rsidRPr="008C4A6C">
        <w:rPr>
          <w:sz w:val="22"/>
          <w:szCs w:val="24"/>
        </w:rPr>
        <w:t>’s</w:t>
      </w:r>
      <w:r w:rsidR="009F0AA6" w:rsidRPr="008C4A6C">
        <w:rPr>
          <w:sz w:val="22"/>
          <w:szCs w:val="24"/>
        </w:rPr>
        <w:t xml:space="preserve"> </w:t>
      </w:r>
      <w:r w:rsidR="00495C73" w:rsidRPr="008C4A6C">
        <w:rPr>
          <w:sz w:val="22"/>
          <w:szCs w:val="24"/>
        </w:rPr>
        <w:t xml:space="preserve">authentication </w:t>
      </w:r>
      <w:r w:rsidR="009F0AA6" w:rsidRPr="008C4A6C">
        <w:rPr>
          <w:sz w:val="22"/>
          <w:szCs w:val="24"/>
        </w:rPr>
        <w:t>policy bans access of external links to in-game data</w:t>
      </w:r>
      <w:r w:rsidR="00FA2AF7" w:rsidRPr="008C4A6C">
        <w:rPr>
          <w:sz w:val="22"/>
          <w:szCs w:val="24"/>
        </w:rPr>
        <w:t xml:space="preserve"> (which all of the online games would do)</w:t>
      </w:r>
      <w:r w:rsidR="009F0AA6" w:rsidRPr="008C4A6C">
        <w:rPr>
          <w:sz w:val="22"/>
          <w:szCs w:val="24"/>
        </w:rPr>
        <w:t xml:space="preserve">, this thesis put emphasis on exploring </w:t>
      </w:r>
      <w:r w:rsidR="00495C73" w:rsidRPr="008C4A6C">
        <w:rPr>
          <w:sz w:val="22"/>
          <w:szCs w:val="24"/>
        </w:rPr>
        <w:t xml:space="preserve">and </w:t>
      </w:r>
      <w:r w:rsidR="001357E5" w:rsidRPr="008C4A6C">
        <w:rPr>
          <w:sz w:val="22"/>
          <w:szCs w:val="24"/>
        </w:rPr>
        <w:t xml:space="preserve">revealing the relationship between </w:t>
      </w:r>
      <w:r w:rsidR="000D0972">
        <w:rPr>
          <w:sz w:val="22"/>
          <w:szCs w:val="24"/>
        </w:rPr>
        <w:t>heroe</w:t>
      </w:r>
      <w:r w:rsidR="001357E5" w:rsidRPr="008C4A6C">
        <w:rPr>
          <w:sz w:val="22"/>
          <w:szCs w:val="24"/>
        </w:rPr>
        <w:t>s’ combination and the result of the game.</w:t>
      </w:r>
    </w:p>
    <w:p w14:paraId="391BF028" w14:textId="596EA072" w:rsidR="00F91623" w:rsidRPr="008C4A6C" w:rsidRDefault="001357E5" w:rsidP="001B0E38">
      <w:pPr>
        <w:spacing w:line="360" w:lineRule="auto"/>
        <w:rPr>
          <w:sz w:val="22"/>
          <w:szCs w:val="24"/>
        </w:rPr>
      </w:pPr>
      <w:r w:rsidRPr="008C4A6C">
        <w:rPr>
          <w:sz w:val="22"/>
          <w:szCs w:val="24"/>
        </w:rPr>
        <w:t>In this thesis, previous match data is collected from the open API website of DOTA2</w:t>
      </w:r>
      <w:r w:rsidR="00E73C94" w:rsidRPr="008C4A6C">
        <w:rPr>
          <w:sz w:val="22"/>
          <w:szCs w:val="24"/>
        </w:rPr>
        <w:t xml:space="preserve"> [1]</w:t>
      </w:r>
      <w:r w:rsidRPr="008C4A6C">
        <w:rPr>
          <w:sz w:val="22"/>
          <w:szCs w:val="24"/>
        </w:rPr>
        <w:t xml:space="preserve">. </w:t>
      </w:r>
      <w:r w:rsidR="00E73C94" w:rsidRPr="008C4A6C">
        <w:rPr>
          <w:sz w:val="22"/>
          <w:szCs w:val="24"/>
        </w:rPr>
        <w:t xml:space="preserve">After feature engineering [2], </w:t>
      </w:r>
      <w:r w:rsidR="008A1E3C">
        <w:rPr>
          <w:sz w:val="22"/>
          <w:szCs w:val="24"/>
        </w:rPr>
        <w:t>algorithms</w:t>
      </w:r>
      <w:r w:rsidR="008A1E3C" w:rsidRPr="008C4A6C">
        <w:rPr>
          <w:sz w:val="22"/>
          <w:szCs w:val="24"/>
        </w:rPr>
        <w:t xml:space="preserve"> </w:t>
      </w:r>
      <w:r w:rsidR="00607BF0" w:rsidRPr="008C4A6C">
        <w:rPr>
          <w:sz w:val="22"/>
          <w:szCs w:val="24"/>
        </w:rPr>
        <w:t>of</w:t>
      </w:r>
      <w:r w:rsidR="003A5D40">
        <w:rPr>
          <w:sz w:val="22"/>
          <w:szCs w:val="24"/>
        </w:rPr>
        <w:t xml:space="preserve"> machine</w:t>
      </w:r>
      <w:r w:rsidR="00607BF0" w:rsidRPr="008C4A6C">
        <w:rPr>
          <w:sz w:val="22"/>
          <w:szCs w:val="24"/>
        </w:rPr>
        <w:t xml:space="preserve"> learning are applied on the dataset</w:t>
      </w:r>
      <w:r w:rsidR="00E73C94" w:rsidRPr="008C4A6C">
        <w:rPr>
          <w:sz w:val="22"/>
          <w:szCs w:val="24"/>
        </w:rPr>
        <w:t xml:space="preserve"> to generate a reliable model representing the relationship between </w:t>
      </w:r>
      <w:r w:rsidR="000D0972">
        <w:rPr>
          <w:sz w:val="22"/>
          <w:szCs w:val="24"/>
        </w:rPr>
        <w:t>heroe</w:t>
      </w:r>
      <w:r w:rsidR="00E73C94" w:rsidRPr="008C4A6C">
        <w:rPr>
          <w:sz w:val="22"/>
          <w:szCs w:val="24"/>
        </w:rPr>
        <w:t xml:space="preserve">s’ combination and the result of the game. </w:t>
      </w:r>
      <w:r w:rsidR="0045721D">
        <w:rPr>
          <w:sz w:val="22"/>
          <w:szCs w:val="24"/>
        </w:rPr>
        <w:t>In this thesis, a web-based application is considered to be the container to finally carry out the model</w:t>
      </w:r>
      <w:r w:rsidR="00495C73" w:rsidRPr="008C4A6C">
        <w:rPr>
          <w:sz w:val="22"/>
          <w:szCs w:val="24"/>
        </w:rPr>
        <w:t xml:space="preserve">. The first usage of </w:t>
      </w:r>
      <w:r w:rsidR="0045721D">
        <w:rPr>
          <w:sz w:val="22"/>
          <w:szCs w:val="24"/>
        </w:rPr>
        <w:t>the model</w:t>
      </w:r>
      <w:r w:rsidR="00495C73" w:rsidRPr="008C4A6C">
        <w:rPr>
          <w:sz w:val="22"/>
          <w:szCs w:val="24"/>
        </w:rPr>
        <w:t xml:space="preserve"> is </w:t>
      </w:r>
      <w:r w:rsidR="000D0972">
        <w:rPr>
          <w:sz w:val="22"/>
          <w:szCs w:val="24"/>
        </w:rPr>
        <w:t>to predict</w:t>
      </w:r>
      <w:r w:rsidR="00495C73" w:rsidRPr="008C4A6C">
        <w:rPr>
          <w:sz w:val="22"/>
          <w:szCs w:val="24"/>
        </w:rPr>
        <w:t xml:space="preserve"> the result of the game when the 10 picked </w:t>
      </w:r>
      <w:r w:rsidR="003A5D40">
        <w:rPr>
          <w:sz w:val="22"/>
          <w:szCs w:val="24"/>
        </w:rPr>
        <w:t>heroe</w:t>
      </w:r>
      <w:r w:rsidR="00495C73" w:rsidRPr="008C4A6C">
        <w:rPr>
          <w:sz w:val="22"/>
          <w:szCs w:val="24"/>
        </w:rPr>
        <w:t xml:space="preserve">s are given beforehand while the second </w:t>
      </w:r>
      <w:r w:rsidR="000D0972">
        <w:rPr>
          <w:sz w:val="22"/>
          <w:szCs w:val="24"/>
        </w:rPr>
        <w:t>usage</w:t>
      </w:r>
      <w:r w:rsidR="00B93E8E">
        <w:rPr>
          <w:sz w:val="22"/>
          <w:szCs w:val="24"/>
        </w:rPr>
        <w:t xml:space="preserve"> of it</w:t>
      </w:r>
      <w:r w:rsidR="00495C73" w:rsidRPr="008C4A6C">
        <w:rPr>
          <w:sz w:val="22"/>
          <w:szCs w:val="24"/>
        </w:rPr>
        <w:t xml:space="preserve"> is </w:t>
      </w:r>
      <w:r w:rsidR="000D0972">
        <w:rPr>
          <w:sz w:val="22"/>
          <w:szCs w:val="24"/>
        </w:rPr>
        <w:t xml:space="preserve">to </w:t>
      </w:r>
      <w:r w:rsidR="00B93E8E">
        <w:rPr>
          <w:sz w:val="22"/>
          <w:szCs w:val="24"/>
        </w:rPr>
        <w:t>offer</w:t>
      </w:r>
      <w:r w:rsidR="00495C73" w:rsidRPr="008C4A6C">
        <w:rPr>
          <w:sz w:val="22"/>
          <w:szCs w:val="24"/>
        </w:rPr>
        <w:t xml:space="preserve"> </w:t>
      </w:r>
      <w:r w:rsidR="00B93E8E">
        <w:rPr>
          <w:sz w:val="22"/>
          <w:szCs w:val="24"/>
        </w:rPr>
        <w:t xml:space="preserve">its users </w:t>
      </w:r>
      <w:r w:rsidR="00495C73" w:rsidRPr="008C4A6C">
        <w:rPr>
          <w:sz w:val="22"/>
          <w:szCs w:val="24"/>
        </w:rPr>
        <w:t>certain recommendation according to its knowledge</w:t>
      </w:r>
      <w:r w:rsidR="00B93E8E">
        <w:rPr>
          <w:sz w:val="22"/>
          <w:szCs w:val="24"/>
        </w:rPr>
        <w:t xml:space="preserve"> learnt from machine learning algorithms</w:t>
      </w:r>
      <w:r w:rsidR="00495C73" w:rsidRPr="008C4A6C">
        <w:rPr>
          <w:sz w:val="22"/>
          <w:szCs w:val="24"/>
        </w:rPr>
        <w:t xml:space="preserve"> when users are confused of which </w:t>
      </w:r>
      <w:r w:rsidR="00B93E8E">
        <w:rPr>
          <w:sz w:val="22"/>
          <w:szCs w:val="24"/>
        </w:rPr>
        <w:t>hero picking</w:t>
      </w:r>
      <w:r w:rsidR="00495C73" w:rsidRPr="008C4A6C">
        <w:rPr>
          <w:sz w:val="22"/>
          <w:szCs w:val="24"/>
        </w:rPr>
        <w:t>.</w:t>
      </w:r>
    </w:p>
    <w:p w14:paraId="281E9385" w14:textId="1A5A9810" w:rsidR="008C4A6C" w:rsidRPr="000649AE" w:rsidRDefault="008C4A6C" w:rsidP="00650A93">
      <w:pPr>
        <w:pStyle w:val="3"/>
        <w:numPr>
          <w:ilvl w:val="1"/>
          <w:numId w:val="1"/>
        </w:numPr>
        <w:spacing w:line="360" w:lineRule="auto"/>
        <w:rPr>
          <w:szCs w:val="32"/>
        </w:rPr>
      </w:pPr>
      <w:r w:rsidRPr="000649AE">
        <w:rPr>
          <w:szCs w:val="32"/>
        </w:rPr>
        <w:t>Organization</w:t>
      </w:r>
    </w:p>
    <w:p w14:paraId="68805C9A" w14:textId="297E47CC" w:rsidR="00F91623" w:rsidRPr="008C4A6C" w:rsidRDefault="00F91623" w:rsidP="008C4A6C">
      <w:pPr>
        <w:spacing w:line="360" w:lineRule="auto"/>
        <w:rPr>
          <w:sz w:val="22"/>
          <w:szCs w:val="24"/>
        </w:rPr>
      </w:pPr>
      <w:r w:rsidRPr="008C4A6C">
        <w:rPr>
          <w:rFonts w:hint="eastAsia"/>
          <w:sz w:val="22"/>
          <w:szCs w:val="24"/>
        </w:rPr>
        <w:t>T</w:t>
      </w:r>
      <w:r w:rsidRPr="008C4A6C">
        <w:rPr>
          <w:sz w:val="22"/>
          <w:szCs w:val="24"/>
        </w:rPr>
        <w:t xml:space="preserve">he rest of the thesis is structured as follows. Chapter 2 </w:t>
      </w:r>
      <w:r w:rsidR="007502CA" w:rsidRPr="008C4A6C">
        <w:rPr>
          <w:sz w:val="22"/>
          <w:szCs w:val="24"/>
        </w:rPr>
        <w:t>states</w:t>
      </w:r>
      <w:r w:rsidR="004B2414" w:rsidRPr="008C4A6C">
        <w:rPr>
          <w:sz w:val="22"/>
          <w:szCs w:val="24"/>
        </w:rPr>
        <w:t xml:space="preserve"> the technical background of </w:t>
      </w:r>
      <w:r w:rsidR="00912765" w:rsidRPr="008C4A6C">
        <w:rPr>
          <w:sz w:val="22"/>
          <w:szCs w:val="24"/>
        </w:rPr>
        <w:t xml:space="preserve">machine learning </w:t>
      </w:r>
      <w:r w:rsidR="00EA6D5B" w:rsidRPr="008C4A6C">
        <w:rPr>
          <w:sz w:val="22"/>
          <w:szCs w:val="24"/>
        </w:rPr>
        <w:t xml:space="preserve">and </w:t>
      </w:r>
      <w:r w:rsidR="00912765" w:rsidRPr="008C4A6C">
        <w:rPr>
          <w:sz w:val="22"/>
          <w:szCs w:val="24"/>
        </w:rPr>
        <w:t>web</w:t>
      </w:r>
      <w:r w:rsidR="00E53770">
        <w:rPr>
          <w:sz w:val="22"/>
          <w:szCs w:val="24"/>
        </w:rPr>
        <w:t xml:space="preserve"> framework</w:t>
      </w:r>
      <w:r w:rsidR="00EA6D5B" w:rsidRPr="008C4A6C">
        <w:rPr>
          <w:sz w:val="22"/>
          <w:szCs w:val="24"/>
        </w:rPr>
        <w:t xml:space="preserve">. </w:t>
      </w:r>
      <w:r w:rsidR="00DE1F2C">
        <w:rPr>
          <w:sz w:val="22"/>
          <w:szCs w:val="24"/>
        </w:rPr>
        <w:t xml:space="preserve">Before that, the </w:t>
      </w:r>
      <w:r w:rsidR="008149C3">
        <w:rPr>
          <w:sz w:val="22"/>
          <w:szCs w:val="24"/>
        </w:rPr>
        <w:t>architecture</w:t>
      </w:r>
      <w:r w:rsidR="0018414D">
        <w:rPr>
          <w:sz w:val="22"/>
          <w:szCs w:val="24"/>
        </w:rPr>
        <w:t xml:space="preserve"> </w:t>
      </w:r>
      <w:r w:rsidR="008149C3">
        <w:rPr>
          <w:sz w:val="22"/>
          <w:szCs w:val="24"/>
        </w:rPr>
        <w:t>of the project</w:t>
      </w:r>
      <w:r w:rsidR="004E3106">
        <w:rPr>
          <w:sz w:val="22"/>
          <w:szCs w:val="24"/>
        </w:rPr>
        <w:t>,</w:t>
      </w:r>
      <w:r w:rsidR="00DE1F2C" w:rsidRPr="008C4A6C">
        <w:rPr>
          <w:sz w:val="22"/>
          <w:szCs w:val="24"/>
        </w:rPr>
        <w:t xml:space="preserve"> </w:t>
      </w:r>
      <w:r w:rsidR="00DE1F2C">
        <w:rPr>
          <w:sz w:val="22"/>
          <w:szCs w:val="24"/>
        </w:rPr>
        <w:t>split stack development</w:t>
      </w:r>
      <w:r w:rsidR="004E3106">
        <w:rPr>
          <w:sz w:val="22"/>
          <w:szCs w:val="24"/>
        </w:rPr>
        <w:t>,</w:t>
      </w:r>
      <w:r w:rsidR="00DE1F2C">
        <w:rPr>
          <w:sz w:val="22"/>
          <w:szCs w:val="24"/>
        </w:rPr>
        <w:t xml:space="preserve"> is </w:t>
      </w:r>
      <w:r w:rsidR="004E3106">
        <w:rPr>
          <w:sz w:val="22"/>
          <w:szCs w:val="24"/>
        </w:rPr>
        <w:t>discussed</w:t>
      </w:r>
      <w:r w:rsidR="00DE1F2C">
        <w:rPr>
          <w:sz w:val="22"/>
          <w:szCs w:val="24"/>
        </w:rPr>
        <w:t>.</w:t>
      </w:r>
      <w:r w:rsidR="00DE1F2C" w:rsidRPr="008C4A6C">
        <w:rPr>
          <w:sz w:val="22"/>
          <w:szCs w:val="24"/>
        </w:rPr>
        <w:t xml:space="preserve"> </w:t>
      </w:r>
      <w:r w:rsidR="00DE1F2C">
        <w:rPr>
          <w:sz w:val="22"/>
          <w:szCs w:val="24"/>
        </w:rPr>
        <w:t>Then, t</w:t>
      </w:r>
      <w:r w:rsidR="0086056F" w:rsidRPr="008C4A6C">
        <w:rPr>
          <w:sz w:val="22"/>
          <w:szCs w:val="24"/>
        </w:rPr>
        <w:t xml:space="preserve">he part of </w:t>
      </w:r>
      <w:r w:rsidR="00912765" w:rsidRPr="008C4A6C">
        <w:rPr>
          <w:sz w:val="22"/>
          <w:szCs w:val="24"/>
        </w:rPr>
        <w:t>machine learning</w:t>
      </w:r>
      <w:r w:rsidR="0086056F" w:rsidRPr="008C4A6C">
        <w:rPr>
          <w:sz w:val="22"/>
          <w:szCs w:val="24"/>
        </w:rPr>
        <w:t xml:space="preserve"> </w:t>
      </w:r>
      <w:r w:rsidR="00B93E8E">
        <w:rPr>
          <w:sz w:val="22"/>
          <w:szCs w:val="24"/>
        </w:rPr>
        <w:t>starts</w:t>
      </w:r>
      <w:r w:rsidR="0086056F" w:rsidRPr="008C4A6C">
        <w:rPr>
          <w:sz w:val="22"/>
          <w:szCs w:val="24"/>
        </w:rPr>
        <w:t xml:space="preserve"> from feature engineering </w:t>
      </w:r>
      <w:r w:rsidR="00843B78" w:rsidRPr="008C4A6C">
        <w:rPr>
          <w:sz w:val="22"/>
          <w:szCs w:val="24"/>
        </w:rPr>
        <w:t>to</w:t>
      </w:r>
      <w:r w:rsidR="00912765" w:rsidRPr="008C4A6C">
        <w:rPr>
          <w:sz w:val="22"/>
          <w:szCs w:val="24"/>
        </w:rPr>
        <w:t xml:space="preserve"> Scikit</w:t>
      </w:r>
      <w:r w:rsidR="00A37203">
        <w:rPr>
          <w:sz w:val="22"/>
          <w:szCs w:val="24"/>
        </w:rPr>
        <w:t>-</w:t>
      </w:r>
      <w:r w:rsidR="00912765" w:rsidRPr="008C4A6C">
        <w:rPr>
          <w:sz w:val="22"/>
          <w:szCs w:val="24"/>
        </w:rPr>
        <w:t>lear</w:t>
      </w:r>
      <w:r w:rsidR="000F6B31">
        <w:rPr>
          <w:sz w:val="22"/>
          <w:szCs w:val="24"/>
        </w:rPr>
        <w:t>n</w:t>
      </w:r>
      <w:r w:rsidR="0086056F" w:rsidRPr="008C4A6C">
        <w:rPr>
          <w:sz w:val="22"/>
          <w:szCs w:val="24"/>
        </w:rPr>
        <w:t xml:space="preserve">. The part of </w:t>
      </w:r>
      <w:r w:rsidR="00912765" w:rsidRPr="008C4A6C">
        <w:rPr>
          <w:sz w:val="22"/>
          <w:szCs w:val="24"/>
        </w:rPr>
        <w:t>web</w:t>
      </w:r>
      <w:r w:rsidR="00E53770">
        <w:rPr>
          <w:sz w:val="22"/>
          <w:szCs w:val="24"/>
        </w:rPr>
        <w:t xml:space="preserve"> framework</w:t>
      </w:r>
      <w:r w:rsidR="0086056F" w:rsidRPr="008C4A6C">
        <w:rPr>
          <w:sz w:val="22"/>
          <w:szCs w:val="24"/>
        </w:rPr>
        <w:t xml:space="preserve"> </w:t>
      </w:r>
      <w:r w:rsidR="001B0E38">
        <w:rPr>
          <w:sz w:val="22"/>
          <w:szCs w:val="24"/>
        </w:rPr>
        <w:t xml:space="preserve">describes the </w:t>
      </w:r>
      <w:r w:rsidR="00DE1F2C">
        <w:rPr>
          <w:sz w:val="22"/>
          <w:szCs w:val="24"/>
        </w:rPr>
        <w:t>framework</w:t>
      </w:r>
      <w:r w:rsidR="001B0E38">
        <w:rPr>
          <w:sz w:val="22"/>
          <w:szCs w:val="24"/>
        </w:rPr>
        <w:t xml:space="preserve"> used</w:t>
      </w:r>
      <w:r w:rsidR="00E53770">
        <w:rPr>
          <w:sz w:val="22"/>
          <w:szCs w:val="24"/>
        </w:rPr>
        <w:t xml:space="preserve"> in this project</w:t>
      </w:r>
      <w:r w:rsidR="001B0E38">
        <w:rPr>
          <w:sz w:val="22"/>
          <w:szCs w:val="24"/>
        </w:rPr>
        <w:t>, namely Flask, comparing with its related work, namely Django.</w:t>
      </w:r>
    </w:p>
    <w:p w14:paraId="11D1E639" w14:textId="53B24EEE" w:rsidR="002721CE" w:rsidRPr="008C4A6C" w:rsidRDefault="0086056F" w:rsidP="008C4A6C">
      <w:pPr>
        <w:spacing w:line="360" w:lineRule="auto"/>
        <w:rPr>
          <w:sz w:val="22"/>
          <w:szCs w:val="24"/>
        </w:rPr>
      </w:pPr>
      <w:r w:rsidRPr="008C4A6C">
        <w:rPr>
          <w:sz w:val="22"/>
          <w:szCs w:val="24"/>
        </w:rPr>
        <w:t>Chapter 3 focuses on the approaches and implementation</w:t>
      </w:r>
      <w:r w:rsidR="00912765" w:rsidRPr="008C4A6C">
        <w:rPr>
          <w:sz w:val="22"/>
          <w:szCs w:val="24"/>
        </w:rPr>
        <w:t xml:space="preserve"> </w:t>
      </w:r>
      <w:r w:rsidR="007502CA" w:rsidRPr="008C4A6C">
        <w:rPr>
          <w:sz w:val="22"/>
          <w:szCs w:val="24"/>
        </w:rPr>
        <w:t xml:space="preserve">details </w:t>
      </w:r>
      <w:r w:rsidR="00912765" w:rsidRPr="008C4A6C">
        <w:rPr>
          <w:sz w:val="22"/>
          <w:szCs w:val="24"/>
        </w:rPr>
        <w:t xml:space="preserve">during the development of the </w:t>
      </w:r>
      <w:r w:rsidR="0045721D">
        <w:rPr>
          <w:sz w:val="22"/>
          <w:szCs w:val="24"/>
        </w:rPr>
        <w:t xml:space="preserve">actual </w:t>
      </w:r>
      <w:r w:rsidR="00FE70EB" w:rsidRPr="008C4A6C">
        <w:rPr>
          <w:sz w:val="22"/>
          <w:szCs w:val="24"/>
        </w:rPr>
        <w:t xml:space="preserve">project. </w:t>
      </w:r>
      <w:r w:rsidR="007D1599">
        <w:rPr>
          <w:sz w:val="22"/>
          <w:szCs w:val="24"/>
        </w:rPr>
        <w:t>D</w:t>
      </w:r>
      <w:r w:rsidR="007D1599">
        <w:rPr>
          <w:rFonts w:hint="eastAsia"/>
          <w:sz w:val="22"/>
          <w:szCs w:val="24"/>
        </w:rPr>
        <w:t>ata</w:t>
      </w:r>
      <w:r w:rsidR="007D1599">
        <w:rPr>
          <w:sz w:val="22"/>
          <w:szCs w:val="24"/>
        </w:rPr>
        <w:t xml:space="preserve"> collection module</w:t>
      </w:r>
      <w:r w:rsidR="000D0972">
        <w:rPr>
          <w:sz w:val="22"/>
          <w:szCs w:val="24"/>
        </w:rPr>
        <w:t xml:space="preserve"> </w:t>
      </w:r>
      <w:r w:rsidR="002721CE">
        <w:rPr>
          <w:sz w:val="22"/>
          <w:szCs w:val="24"/>
        </w:rPr>
        <w:t xml:space="preserve">written </w:t>
      </w:r>
      <w:r w:rsidR="000D0972">
        <w:rPr>
          <w:sz w:val="22"/>
          <w:szCs w:val="24"/>
        </w:rPr>
        <w:t xml:space="preserve">in Python is provided which obtains the original data. </w:t>
      </w:r>
      <w:r w:rsidR="002721CE">
        <w:rPr>
          <w:sz w:val="22"/>
          <w:szCs w:val="24"/>
        </w:rPr>
        <w:t xml:space="preserve">The </w:t>
      </w:r>
      <w:r w:rsidR="00676E73">
        <w:rPr>
          <w:sz w:val="22"/>
          <w:szCs w:val="24"/>
        </w:rPr>
        <w:t>pre-processing</w:t>
      </w:r>
      <w:r w:rsidR="007D1599">
        <w:rPr>
          <w:sz w:val="22"/>
          <w:szCs w:val="24"/>
        </w:rPr>
        <w:t xml:space="preserve"> and classification</w:t>
      </w:r>
      <w:r w:rsidR="002721CE">
        <w:rPr>
          <w:sz w:val="22"/>
          <w:szCs w:val="24"/>
        </w:rPr>
        <w:t xml:space="preserve"> of the original data yields dataset to be passed into </w:t>
      </w:r>
      <w:r w:rsidR="00B93E8E">
        <w:rPr>
          <w:sz w:val="22"/>
          <w:szCs w:val="24"/>
        </w:rPr>
        <w:t xml:space="preserve">feature engineering trailing with </w:t>
      </w:r>
      <w:r w:rsidR="002721CE">
        <w:rPr>
          <w:sz w:val="22"/>
          <w:szCs w:val="24"/>
        </w:rPr>
        <w:t>model training</w:t>
      </w:r>
      <w:r w:rsidR="000D0972">
        <w:rPr>
          <w:sz w:val="22"/>
          <w:szCs w:val="24"/>
        </w:rPr>
        <w:t xml:space="preserve">. After </w:t>
      </w:r>
      <w:r w:rsidR="00B93E8E">
        <w:rPr>
          <w:sz w:val="22"/>
          <w:szCs w:val="24"/>
        </w:rPr>
        <w:t>that</w:t>
      </w:r>
      <w:r w:rsidR="000D0972">
        <w:rPr>
          <w:sz w:val="22"/>
          <w:szCs w:val="24"/>
        </w:rPr>
        <w:t xml:space="preserve">, the </w:t>
      </w:r>
      <w:r w:rsidR="00C635E0">
        <w:rPr>
          <w:sz w:val="22"/>
          <w:szCs w:val="24"/>
        </w:rPr>
        <w:t>encapsulation</w:t>
      </w:r>
      <w:r w:rsidR="000D0972">
        <w:rPr>
          <w:sz w:val="22"/>
          <w:szCs w:val="24"/>
        </w:rPr>
        <w:t xml:space="preserve"> of </w:t>
      </w:r>
      <w:r w:rsidR="00C635E0">
        <w:rPr>
          <w:sz w:val="22"/>
          <w:szCs w:val="24"/>
        </w:rPr>
        <w:t>generated</w:t>
      </w:r>
      <w:r w:rsidR="000D0972">
        <w:rPr>
          <w:sz w:val="22"/>
          <w:szCs w:val="24"/>
        </w:rPr>
        <w:t xml:space="preserve"> model is described. This chapter ends with </w:t>
      </w:r>
      <w:r w:rsidR="002721CE">
        <w:rPr>
          <w:sz w:val="22"/>
          <w:szCs w:val="24"/>
        </w:rPr>
        <w:t xml:space="preserve">revealing the </w:t>
      </w:r>
      <w:r w:rsidR="0026280F">
        <w:rPr>
          <w:sz w:val="22"/>
          <w:szCs w:val="24"/>
        </w:rPr>
        <w:t>design</w:t>
      </w:r>
      <w:r w:rsidR="002721CE">
        <w:rPr>
          <w:sz w:val="22"/>
          <w:szCs w:val="24"/>
        </w:rPr>
        <w:t xml:space="preserve"> of</w:t>
      </w:r>
      <w:r w:rsidR="000D0972">
        <w:rPr>
          <w:sz w:val="22"/>
          <w:szCs w:val="24"/>
        </w:rPr>
        <w:t xml:space="preserve"> Flask </w:t>
      </w:r>
      <w:r w:rsidR="00E53770">
        <w:rPr>
          <w:sz w:val="22"/>
          <w:szCs w:val="24"/>
        </w:rPr>
        <w:t>application</w:t>
      </w:r>
      <w:r w:rsidR="00971434">
        <w:rPr>
          <w:sz w:val="22"/>
          <w:szCs w:val="24"/>
        </w:rPr>
        <w:t>.</w:t>
      </w:r>
    </w:p>
    <w:p w14:paraId="07F0E59C" w14:textId="686464D1" w:rsidR="006119A7" w:rsidRPr="008C4A6C" w:rsidRDefault="004D125A" w:rsidP="008C4A6C">
      <w:pPr>
        <w:spacing w:line="360" w:lineRule="auto"/>
        <w:rPr>
          <w:sz w:val="22"/>
          <w:szCs w:val="24"/>
        </w:rPr>
      </w:pPr>
      <w:r w:rsidRPr="008C4A6C">
        <w:rPr>
          <w:sz w:val="22"/>
          <w:szCs w:val="24"/>
        </w:rPr>
        <w:lastRenderedPageBreak/>
        <w:t>Chapter 4 evaluates the performance of the</w:t>
      </w:r>
      <w:r w:rsidR="00C635E0">
        <w:rPr>
          <w:sz w:val="22"/>
          <w:szCs w:val="24"/>
        </w:rPr>
        <w:t xml:space="preserve"> generated model as well as the Flask application</w:t>
      </w:r>
      <w:r w:rsidRPr="008C4A6C">
        <w:rPr>
          <w:sz w:val="22"/>
          <w:szCs w:val="24"/>
        </w:rPr>
        <w:t xml:space="preserve">. </w:t>
      </w:r>
      <w:r w:rsidR="00FB2824" w:rsidRPr="008C4A6C">
        <w:rPr>
          <w:sz w:val="22"/>
          <w:szCs w:val="24"/>
        </w:rPr>
        <w:t>The evaluation of the model is arranged in terms of ROC</w:t>
      </w:r>
      <w:r w:rsidR="00C635E0">
        <w:rPr>
          <w:sz w:val="22"/>
          <w:szCs w:val="24"/>
        </w:rPr>
        <w:t xml:space="preserve">&amp;AOC </w:t>
      </w:r>
      <w:r w:rsidR="00FB2824" w:rsidRPr="008C4A6C">
        <w:rPr>
          <w:sz w:val="22"/>
          <w:szCs w:val="24"/>
        </w:rPr>
        <w:t xml:space="preserve">to check the precision of each </w:t>
      </w:r>
      <w:r w:rsidR="00EE7DB5">
        <w:rPr>
          <w:sz w:val="22"/>
          <w:szCs w:val="24"/>
        </w:rPr>
        <w:t>algorithms</w:t>
      </w:r>
      <w:r w:rsidR="00FB2824" w:rsidRPr="008C4A6C">
        <w:rPr>
          <w:sz w:val="22"/>
          <w:szCs w:val="24"/>
        </w:rPr>
        <w:t xml:space="preserve"> </w:t>
      </w:r>
      <w:r w:rsidR="00C635E0">
        <w:rPr>
          <w:sz w:val="22"/>
          <w:szCs w:val="24"/>
        </w:rPr>
        <w:t>applied</w:t>
      </w:r>
      <w:r w:rsidR="00FB2824" w:rsidRPr="008C4A6C">
        <w:rPr>
          <w:sz w:val="22"/>
          <w:szCs w:val="24"/>
        </w:rPr>
        <w:t xml:space="preserve">. The </w:t>
      </w:r>
      <w:r w:rsidR="00C635E0">
        <w:rPr>
          <w:sz w:val="22"/>
          <w:szCs w:val="24"/>
        </w:rPr>
        <w:t>part of Flask application</w:t>
      </w:r>
      <w:r w:rsidR="00FB2824" w:rsidRPr="008C4A6C">
        <w:rPr>
          <w:sz w:val="22"/>
          <w:szCs w:val="24"/>
        </w:rPr>
        <w:t xml:space="preserve"> is </w:t>
      </w:r>
      <w:r w:rsidR="00C635E0">
        <w:rPr>
          <w:sz w:val="22"/>
          <w:szCs w:val="24"/>
        </w:rPr>
        <w:t>divided into two parts which are the Python programs and the outcome of final website</w:t>
      </w:r>
      <w:r w:rsidR="00AF4D7C" w:rsidRPr="008C4A6C">
        <w:rPr>
          <w:sz w:val="22"/>
          <w:szCs w:val="24"/>
        </w:rPr>
        <w:t>.</w:t>
      </w:r>
      <w:r w:rsidR="00C635E0">
        <w:rPr>
          <w:sz w:val="22"/>
          <w:szCs w:val="24"/>
        </w:rPr>
        <w:t xml:space="preserve"> White box test is arranged on Python programs while the website is tested by the usability of it.</w:t>
      </w:r>
    </w:p>
    <w:p w14:paraId="3C66414C" w14:textId="28E17C2E" w:rsidR="000649AE" w:rsidRDefault="00AF4D7C" w:rsidP="008C4A6C">
      <w:pPr>
        <w:spacing w:line="360" w:lineRule="auto"/>
        <w:rPr>
          <w:sz w:val="22"/>
          <w:szCs w:val="24"/>
        </w:rPr>
      </w:pPr>
      <w:r w:rsidRPr="008C4A6C">
        <w:rPr>
          <w:sz w:val="22"/>
          <w:szCs w:val="24"/>
        </w:rPr>
        <w:t>Chapter 5</w:t>
      </w:r>
      <w:r w:rsidR="00B94416" w:rsidRPr="008C4A6C">
        <w:rPr>
          <w:sz w:val="22"/>
          <w:szCs w:val="24"/>
        </w:rPr>
        <w:t xml:space="preserve"> closes the thesis with a general conclusion and </w:t>
      </w:r>
      <w:r w:rsidR="00FE5D6D" w:rsidRPr="008C4A6C">
        <w:rPr>
          <w:sz w:val="22"/>
          <w:szCs w:val="24"/>
        </w:rPr>
        <w:t>an</w:t>
      </w:r>
      <w:r w:rsidR="00B94416" w:rsidRPr="008C4A6C">
        <w:rPr>
          <w:sz w:val="22"/>
          <w:szCs w:val="24"/>
        </w:rPr>
        <w:t xml:space="preserve"> outlook for future development.</w:t>
      </w:r>
    </w:p>
    <w:p w14:paraId="6D65A65B" w14:textId="172032B6" w:rsidR="000649AE" w:rsidRDefault="000649AE">
      <w:pPr>
        <w:widowControl/>
        <w:jc w:val="left"/>
        <w:rPr>
          <w:sz w:val="22"/>
          <w:szCs w:val="24"/>
        </w:rPr>
      </w:pPr>
      <w:r>
        <w:rPr>
          <w:sz w:val="22"/>
          <w:szCs w:val="24"/>
        </w:rPr>
        <w:br w:type="page"/>
      </w:r>
    </w:p>
    <w:p w14:paraId="6FABF35B" w14:textId="2ACD19F3" w:rsidR="000649AE" w:rsidRDefault="00D94F72" w:rsidP="00650A93">
      <w:pPr>
        <w:pStyle w:val="3"/>
        <w:numPr>
          <w:ilvl w:val="0"/>
          <w:numId w:val="1"/>
        </w:numPr>
        <w:spacing w:line="360" w:lineRule="auto"/>
        <w:rPr>
          <w:sz w:val="36"/>
          <w:szCs w:val="24"/>
        </w:rPr>
      </w:pPr>
      <w:r>
        <w:rPr>
          <w:sz w:val="36"/>
          <w:szCs w:val="24"/>
        </w:rPr>
        <w:lastRenderedPageBreak/>
        <w:t>B</w:t>
      </w:r>
      <w:r w:rsidR="000649AE">
        <w:rPr>
          <w:sz w:val="36"/>
          <w:szCs w:val="24"/>
        </w:rPr>
        <w:t>ackground</w:t>
      </w:r>
      <w:r w:rsidR="00A853DB">
        <w:rPr>
          <w:sz w:val="36"/>
          <w:szCs w:val="24"/>
        </w:rPr>
        <w:t xml:space="preserve"> and Related work</w:t>
      </w:r>
    </w:p>
    <w:p w14:paraId="7B87679E" w14:textId="56255487" w:rsidR="00DE1F2C" w:rsidRDefault="00DE1F2C" w:rsidP="00650A93">
      <w:pPr>
        <w:pStyle w:val="3"/>
        <w:numPr>
          <w:ilvl w:val="1"/>
          <w:numId w:val="1"/>
        </w:numPr>
        <w:spacing w:line="360" w:lineRule="auto"/>
        <w:rPr>
          <w:szCs w:val="32"/>
        </w:rPr>
      </w:pPr>
      <w:r>
        <w:rPr>
          <w:szCs w:val="32"/>
        </w:rPr>
        <w:t>Split stack development</w:t>
      </w:r>
    </w:p>
    <w:p w14:paraId="3F6971A9" w14:textId="62336E5A" w:rsidR="00DE1F2C" w:rsidRPr="00DE1F2C" w:rsidRDefault="00DE1F2C" w:rsidP="00DE1F2C">
      <w:pPr>
        <w:spacing w:line="360" w:lineRule="auto"/>
        <w:rPr>
          <w:sz w:val="22"/>
          <w:szCs w:val="24"/>
        </w:rPr>
      </w:pPr>
      <w:r>
        <w:rPr>
          <w:noProof/>
        </w:rPr>
        <w:drawing>
          <wp:anchor distT="0" distB="0" distL="114300" distR="114300" simplePos="0" relativeHeight="251656192" behindDoc="0" locked="0" layoutInCell="1" allowOverlap="1" wp14:anchorId="11AB3A90" wp14:editId="155AA5E8">
            <wp:simplePos x="0" y="0"/>
            <wp:positionH relativeFrom="margin">
              <wp:posOffset>370205</wp:posOffset>
            </wp:positionH>
            <wp:positionV relativeFrom="paragraph">
              <wp:posOffset>1523365</wp:posOffset>
            </wp:positionV>
            <wp:extent cx="4838065" cy="3352800"/>
            <wp:effectExtent l="0" t="0" r="63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38065" cy="335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1F2C">
        <w:rPr>
          <w:sz w:val="22"/>
          <w:szCs w:val="24"/>
        </w:rPr>
        <w:t xml:space="preserve">Since this thesis aims to develop a web-based application which integrate the model generated by machine learning methods into a visualization on World Wide Web, it demands for a full stack developer who is capable of both the back-end coding language such as Python in this project, and the front-end coding language known as the HTML, CSS, and the JavaScript. With a full stack developer, the final website </w:t>
      </w:r>
      <w:r w:rsidR="004D65D0">
        <w:rPr>
          <w:sz w:val="22"/>
          <w:szCs w:val="24"/>
        </w:rPr>
        <w:t>might</w:t>
      </w:r>
      <w:r w:rsidRPr="00DE1F2C">
        <w:rPr>
          <w:sz w:val="22"/>
          <w:szCs w:val="24"/>
        </w:rPr>
        <w:t xml:space="preserve"> work like this.</w:t>
      </w:r>
    </w:p>
    <w:p w14:paraId="7128A5B1" w14:textId="3E49A344" w:rsidR="00DE1F2C" w:rsidRDefault="008149C3" w:rsidP="00DE1F2C">
      <w:pPr>
        <w:spacing w:line="360" w:lineRule="auto"/>
        <w:rPr>
          <w:sz w:val="22"/>
          <w:szCs w:val="24"/>
        </w:rPr>
      </w:pPr>
      <w:r>
        <w:rPr>
          <w:sz w:val="22"/>
          <w:szCs w:val="24"/>
        </w:rPr>
        <w:t>I</w:t>
      </w:r>
      <w:r w:rsidR="00DE1F2C" w:rsidRPr="00DE1F2C">
        <w:rPr>
          <w:sz w:val="22"/>
          <w:szCs w:val="24"/>
        </w:rPr>
        <w:t xml:space="preserve">t is </w:t>
      </w:r>
      <w:r w:rsidR="00DE1F2C">
        <w:rPr>
          <w:sz w:val="22"/>
          <w:szCs w:val="24"/>
        </w:rPr>
        <w:t xml:space="preserve">actually quite </w:t>
      </w:r>
      <w:r w:rsidR="00DE1F2C" w:rsidRPr="00DE1F2C">
        <w:rPr>
          <w:sz w:val="22"/>
          <w:szCs w:val="24"/>
        </w:rPr>
        <w:t xml:space="preserve">harmful for </w:t>
      </w:r>
      <w:r w:rsidR="00DE1F2C">
        <w:rPr>
          <w:sz w:val="22"/>
          <w:szCs w:val="24"/>
        </w:rPr>
        <w:t xml:space="preserve">the afterward </w:t>
      </w:r>
      <w:r w:rsidR="004E3106">
        <w:rPr>
          <w:sz w:val="22"/>
          <w:szCs w:val="24"/>
        </w:rPr>
        <w:t xml:space="preserve">codes </w:t>
      </w:r>
      <w:r w:rsidR="00DE1F2C">
        <w:rPr>
          <w:sz w:val="22"/>
          <w:szCs w:val="24"/>
        </w:rPr>
        <w:t xml:space="preserve">management and </w:t>
      </w:r>
      <w:r w:rsidR="004E3106">
        <w:rPr>
          <w:sz w:val="22"/>
          <w:szCs w:val="24"/>
        </w:rPr>
        <w:t xml:space="preserve">project </w:t>
      </w:r>
      <w:r w:rsidR="00DE1F2C">
        <w:rPr>
          <w:sz w:val="22"/>
          <w:szCs w:val="24"/>
        </w:rPr>
        <w:t>maintenance</w:t>
      </w:r>
      <w:r w:rsidR="004E3106">
        <w:rPr>
          <w:sz w:val="22"/>
          <w:szCs w:val="24"/>
        </w:rPr>
        <w:t xml:space="preserve"> b</w:t>
      </w:r>
      <w:r w:rsidR="00DE1F2C">
        <w:rPr>
          <w:sz w:val="22"/>
          <w:szCs w:val="24"/>
        </w:rPr>
        <w:t xml:space="preserve">ecause the part of front-end and the part of back-end are all putting together. </w:t>
      </w:r>
      <w:r w:rsidR="00DE1F2C" w:rsidRPr="00DE1F2C">
        <w:rPr>
          <w:rFonts w:hint="eastAsia"/>
          <w:sz w:val="22"/>
          <w:szCs w:val="24"/>
        </w:rPr>
        <w:t>O</w:t>
      </w:r>
      <w:r w:rsidR="00DE1F2C" w:rsidRPr="00DE1F2C">
        <w:rPr>
          <w:sz w:val="22"/>
          <w:szCs w:val="24"/>
        </w:rPr>
        <w:t>rganizations which design systems are constrained to produce designs which are copies of the communication structures of these organizations</w:t>
      </w:r>
      <w:r w:rsidR="00DE1F2C">
        <w:rPr>
          <w:sz w:val="22"/>
          <w:szCs w:val="24"/>
        </w:rPr>
        <w:t xml:space="preserve"> [</w:t>
      </w:r>
      <w:r w:rsidR="003A5D40">
        <w:rPr>
          <w:sz w:val="22"/>
          <w:szCs w:val="24"/>
        </w:rPr>
        <w:t>3</w:t>
      </w:r>
      <w:r w:rsidR="00DE1F2C">
        <w:rPr>
          <w:sz w:val="22"/>
          <w:szCs w:val="24"/>
        </w:rPr>
        <w:t xml:space="preserve">]. </w:t>
      </w:r>
      <w:r w:rsidR="004E3106">
        <w:rPr>
          <w:sz w:val="22"/>
          <w:szCs w:val="24"/>
        </w:rPr>
        <w:t xml:space="preserve">Providing that, in the future, the </w:t>
      </w:r>
      <w:r>
        <w:rPr>
          <w:sz w:val="22"/>
          <w:szCs w:val="24"/>
        </w:rPr>
        <w:t>back-end</w:t>
      </w:r>
      <w:r w:rsidR="004E3106">
        <w:rPr>
          <w:sz w:val="22"/>
          <w:szCs w:val="24"/>
        </w:rPr>
        <w:t xml:space="preserve"> part of the project is being improved, it is not expected to interrupt </w:t>
      </w:r>
      <w:r>
        <w:rPr>
          <w:sz w:val="22"/>
          <w:szCs w:val="24"/>
        </w:rPr>
        <w:t>with the front-end part of the project in order to prevent errors.</w:t>
      </w:r>
      <w:r w:rsidR="00503C08" w:rsidRPr="00503C08">
        <w:rPr>
          <w:noProof/>
          <w:sz w:val="22"/>
          <w:szCs w:val="24"/>
        </w:rPr>
        <w:t xml:space="preserve"> </w:t>
      </w:r>
    </w:p>
    <w:p w14:paraId="16C3F7C6" w14:textId="134AB431" w:rsidR="00503C08" w:rsidRDefault="008149C3" w:rsidP="00DE1F2C">
      <w:pPr>
        <w:spacing w:line="360" w:lineRule="auto"/>
        <w:rPr>
          <w:sz w:val="22"/>
          <w:szCs w:val="24"/>
        </w:rPr>
      </w:pPr>
      <w:r>
        <w:rPr>
          <w:rFonts w:hint="eastAsia"/>
          <w:sz w:val="22"/>
          <w:szCs w:val="24"/>
        </w:rPr>
        <w:t>F</w:t>
      </w:r>
      <w:r>
        <w:rPr>
          <w:sz w:val="22"/>
          <w:szCs w:val="24"/>
        </w:rPr>
        <w:t xml:space="preserve">or the sake of that, split stack development is adopted in this project in which the front-end system and the back-end system are separated. </w:t>
      </w:r>
      <w:r w:rsidR="00C258DE">
        <w:rPr>
          <w:sz w:val="22"/>
          <w:szCs w:val="24"/>
        </w:rPr>
        <w:t>According to split stack development, the final website would work in a fresh new flow like this.</w:t>
      </w:r>
    </w:p>
    <w:p w14:paraId="7DFAFAAB" w14:textId="40AFFDF8" w:rsidR="00503C08" w:rsidRDefault="004D65D0" w:rsidP="00DE1F2C">
      <w:pPr>
        <w:spacing w:line="360" w:lineRule="auto"/>
        <w:rPr>
          <w:sz w:val="22"/>
          <w:szCs w:val="24"/>
        </w:rPr>
      </w:pPr>
      <w:r>
        <w:rPr>
          <w:noProof/>
          <w:sz w:val="22"/>
          <w:szCs w:val="24"/>
        </w:rPr>
        <w:lastRenderedPageBreak/>
        <w:drawing>
          <wp:anchor distT="0" distB="0" distL="114300" distR="114300" simplePos="0" relativeHeight="251659264" behindDoc="0" locked="0" layoutInCell="1" allowOverlap="1" wp14:anchorId="776C38EE" wp14:editId="519B7E8F">
            <wp:simplePos x="0" y="0"/>
            <wp:positionH relativeFrom="margin">
              <wp:align>center</wp:align>
            </wp:positionH>
            <wp:positionV relativeFrom="paragraph">
              <wp:posOffset>230505</wp:posOffset>
            </wp:positionV>
            <wp:extent cx="5105400" cy="4340860"/>
            <wp:effectExtent l="0" t="0" r="0" b="254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05400" cy="4340860"/>
                    </a:xfrm>
                    <a:prstGeom prst="rect">
                      <a:avLst/>
                    </a:prstGeom>
                    <a:noFill/>
                    <a:ln>
                      <a:noFill/>
                    </a:ln>
                  </pic:spPr>
                </pic:pic>
              </a:graphicData>
            </a:graphic>
            <wp14:sizeRelH relativeFrom="page">
              <wp14:pctWidth>0</wp14:pctWidth>
            </wp14:sizeRelH>
            <wp14:sizeRelV relativeFrom="page">
              <wp14:pctHeight>0</wp14:pctHeight>
            </wp14:sizeRelV>
          </wp:anchor>
        </w:drawing>
      </w:r>
      <w:r w:rsidR="00503C08">
        <w:rPr>
          <w:rFonts w:hint="eastAsia"/>
          <w:sz w:val="22"/>
          <w:szCs w:val="24"/>
        </w:rPr>
        <w:t>N</w:t>
      </w:r>
      <w:r w:rsidR="00503C08">
        <w:rPr>
          <w:sz w:val="22"/>
          <w:szCs w:val="24"/>
        </w:rPr>
        <w:t>ow, the front-end system and the back-end system are totally separated which gives a solution to the issue pointed out before. But split stack development is more than that. It provides other benefits as well.</w:t>
      </w:r>
    </w:p>
    <w:p w14:paraId="3AAED8DA" w14:textId="39AE0ADE" w:rsidR="004D65D0" w:rsidRDefault="004D65D0" w:rsidP="00DE1F2C">
      <w:pPr>
        <w:spacing w:line="360" w:lineRule="auto"/>
        <w:rPr>
          <w:sz w:val="22"/>
          <w:szCs w:val="24"/>
        </w:rPr>
      </w:pPr>
      <w:r w:rsidRPr="004D65D0">
        <w:rPr>
          <w:sz w:val="22"/>
          <w:szCs w:val="24"/>
        </w:rPr>
        <w:t>Independent technology stacks</w:t>
      </w:r>
      <w:r w:rsidR="00BE21D4">
        <w:rPr>
          <w:sz w:val="22"/>
          <w:szCs w:val="24"/>
        </w:rPr>
        <w:t>:</w:t>
      </w:r>
      <w:r w:rsidRPr="004D65D0">
        <w:rPr>
          <w:sz w:val="22"/>
          <w:szCs w:val="24"/>
        </w:rPr>
        <w:t xml:space="preserve"> The separation of front-end </w:t>
      </w:r>
      <w:r w:rsidR="00BE21D4">
        <w:rPr>
          <w:sz w:val="22"/>
          <w:szCs w:val="24"/>
        </w:rPr>
        <w:t>system and back-end system</w:t>
      </w:r>
      <w:r w:rsidRPr="004D65D0">
        <w:rPr>
          <w:sz w:val="22"/>
          <w:szCs w:val="24"/>
        </w:rPr>
        <w:t xml:space="preserve"> helps to eliminate all the restraints on technology choices that each may have imposed on the other. This leads to the use of completely independent stacks, that could have been difficult or impossible to implement in a universal model. Such approach allows to choose the best technologies for </w:t>
      </w:r>
      <w:r w:rsidR="00BE21D4">
        <w:rPr>
          <w:sz w:val="22"/>
          <w:szCs w:val="24"/>
        </w:rPr>
        <w:t>the</w:t>
      </w:r>
      <w:r w:rsidRPr="004D65D0">
        <w:rPr>
          <w:sz w:val="22"/>
          <w:szCs w:val="24"/>
        </w:rPr>
        <w:t xml:space="preserve"> project.</w:t>
      </w:r>
    </w:p>
    <w:p w14:paraId="7689995D" w14:textId="223F37B6" w:rsidR="00BE21D4" w:rsidRPr="00BE21D4" w:rsidRDefault="00BE21D4" w:rsidP="00BE21D4">
      <w:pPr>
        <w:spacing w:line="360" w:lineRule="auto"/>
        <w:rPr>
          <w:sz w:val="22"/>
          <w:szCs w:val="24"/>
        </w:rPr>
      </w:pPr>
      <w:r w:rsidRPr="00BE21D4">
        <w:rPr>
          <w:sz w:val="22"/>
          <w:szCs w:val="24"/>
        </w:rPr>
        <w:t>Simultaneous development and fast deployment</w:t>
      </w:r>
      <w:r w:rsidR="0020655B">
        <w:rPr>
          <w:sz w:val="22"/>
          <w:szCs w:val="24"/>
        </w:rPr>
        <w:t>:</w:t>
      </w:r>
      <w:r w:rsidRPr="00BE21D4">
        <w:rPr>
          <w:sz w:val="22"/>
          <w:szCs w:val="24"/>
        </w:rPr>
        <w:t xml:space="preserve"> With front-end and back-end split, both layers can be developed independently and simultaneously. As neither stack is reliant on the other, the front-end code can be tested and deployed whenever it is done, with API endpoints brought together in the end. Besides a new front-end part</w:t>
      </w:r>
      <w:r>
        <w:rPr>
          <w:sz w:val="22"/>
          <w:szCs w:val="24"/>
        </w:rPr>
        <w:t xml:space="preserve"> can be made</w:t>
      </w:r>
      <w:r w:rsidRPr="00BE21D4">
        <w:rPr>
          <w:sz w:val="22"/>
          <w:szCs w:val="24"/>
        </w:rPr>
        <w:t>, integrat</w:t>
      </w:r>
      <w:r>
        <w:rPr>
          <w:sz w:val="22"/>
          <w:szCs w:val="24"/>
        </w:rPr>
        <w:t>ing</w:t>
      </w:r>
      <w:r w:rsidRPr="00BE21D4">
        <w:rPr>
          <w:sz w:val="22"/>
          <w:szCs w:val="24"/>
        </w:rPr>
        <w:t xml:space="preserve"> it with an old back-end part, and upgrade each independently further on.</w:t>
      </w:r>
    </w:p>
    <w:p w14:paraId="3C037070" w14:textId="6102C58E" w:rsidR="002C2EB4" w:rsidRDefault="002C2EB4" w:rsidP="00650A93">
      <w:pPr>
        <w:pStyle w:val="3"/>
        <w:numPr>
          <w:ilvl w:val="1"/>
          <w:numId w:val="1"/>
        </w:numPr>
        <w:spacing w:line="360" w:lineRule="auto"/>
        <w:rPr>
          <w:szCs w:val="32"/>
        </w:rPr>
      </w:pPr>
      <w:r>
        <w:rPr>
          <w:szCs w:val="32"/>
        </w:rPr>
        <w:lastRenderedPageBreak/>
        <w:t>Machine learning</w:t>
      </w:r>
    </w:p>
    <w:p w14:paraId="4A103BAE" w14:textId="6F4DB335" w:rsidR="003E6C90" w:rsidRDefault="00187E46" w:rsidP="00971434">
      <w:pPr>
        <w:spacing w:line="360" w:lineRule="auto"/>
        <w:rPr>
          <w:sz w:val="22"/>
          <w:szCs w:val="24"/>
        </w:rPr>
      </w:pPr>
      <w:r>
        <w:rPr>
          <w:sz w:val="22"/>
          <w:szCs w:val="24"/>
        </w:rPr>
        <w:t xml:space="preserve">Machine learning ,as a phenomenal field these years, is too </w:t>
      </w:r>
      <w:r w:rsidR="00AA7B76">
        <w:rPr>
          <w:sz w:val="22"/>
          <w:szCs w:val="24"/>
        </w:rPr>
        <w:t>complex</w:t>
      </w:r>
      <w:r>
        <w:rPr>
          <w:sz w:val="22"/>
          <w:szCs w:val="24"/>
        </w:rPr>
        <w:t xml:space="preserve"> to start explaining with. In substitution, this thesis pick the title of statistical intelligence for descriptiveness. However, statistical intelligence as a subset of machine learning is always confused with the concept of statistics. Both of them seem to rely on </w:t>
      </w:r>
      <w:r w:rsidR="00AA7B76">
        <w:rPr>
          <w:sz w:val="22"/>
          <w:szCs w:val="24"/>
        </w:rPr>
        <w:t>theoretical methods to yield results.</w:t>
      </w:r>
    </w:p>
    <w:p w14:paraId="00924E19" w14:textId="7AA51EBF" w:rsidR="00187E46" w:rsidRDefault="00AA7B76" w:rsidP="00971434">
      <w:pPr>
        <w:spacing w:line="360" w:lineRule="auto"/>
        <w:rPr>
          <w:sz w:val="22"/>
          <w:szCs w:val="24"/>
        </w:rPr>
      </w:pPr>
      <w:r>
        <w:rPr>
          <w:rFonts w:hint="eastAsia"/>
          <w:sz w:val="22"/>
          <w:szCs w:val="24"/>
        </w:rPr>
        <w:t>T</w:t>
      </w:r>
      <w:r>
        <w:rPr>
          <w:sz w:val="22"/>
          <w:szCs w:val="24"/>
        </w:rPr>
        <w:t>he difference lies on respective point of emphasis</w:t>
      </w:r>
      <w:r w:rsidR="000243A6">
        <w:rPr>
          <w:sz w:val="22"/>
          <w:szCs w:val="24"/>
        </w:rPr>
        <w:t xml:space="preserve"> of them</w:t>
      </w:r>
      <w:r>
        <w:rPr>
          <w:sz w:val="22"/>
          <w:szCs w:val="24"/>
        </w:rPr>
        <w:t>. Statistics is theory-driven, depending on powerful mathematical theories to interpret the result. It focuses on parametric inference. However, statistical intelligence, which is actually machine learning, is data-driven, depending on big scale of data to predict the future. It focuses on model prediction.</w:t>
      </w:r>
    </w:p>
    <w:p w14:paraId="54E24E5B" w14:textId="4B938DC8" w:rsidR="00AA7B76" w:rsidRPr="00187E46" w:rsidRDefault="00AA7B76" w:rsidP="00971434">
      <w:pPr>
        <w:spacing w:line="360" w:lineRule="auto"/>
        <w:rPr>
          <w:rFonts w:hint="eastAsia"/>
          <w:sz w:val="22"/>
          <w:szCs w:val="24"/>
        </w:rPr>
      </w:pPr>
      <w:r>
        <w:rPr>
          <w:rFonts w:hint="eastAsia"/>
          <w:sz w:val="22"/>
          <w:szCs w:val="24"/>
        </w:rPr>
        <w:t>N</w:t>
      </w:r>
      <w:r>
        <w:rPr>
          <w:sz w:val="22"/>
          <w:szCs w:val="24"/>
        </w:rPr>
        <w:t xml:space="preserve">ote that this project does not emphasize on interpreting the model generated. </w:t>
      </w:r>
      <w:r w:rsidR="00AA6761">
        <w:rPr>
          <w:sz w:val="22"/>
          <w:szCs w:val="24"/>
        </w:rPr>
        <w:t>On contrary, this project concentrates on evaluating</w:t>
      </w:r>
      <w:r w:rsidR="00B93E8E">
        <w:rPr>
          <w:sz w:val="22"/>
          <w:szCs w:val="24"/>
        </w:rPr>
        <w:t xml:space="preserve"> and improving</w:t>
      </w:r>
      <w:r w:rsidR="00AA6761">
        <w:rPr>
          <w:sz w:val="22"/>
          <w:szCs w:val="24"/>
        </w:rPr>
        <w:t xml:space="preserve"> the generated model by its precision in order to ensure the predictiveness of it.</w:t>
      </w:r>
    </w:p>
    <w:p w14:paraId="656E920E" w14:textId="590C1286" w:rsidR="008644BB" w:rsidRDefault="008644BB" w:rsidP="00650A93">
      <w:pPr>
        <w:pStyle w:val="3"/>
        <w:numPr>
          <w:ilvl w:val="2"/>
          <w:numId w:val="1"/>
        </w:numPr>
        <w:spacing w:line="360" w:lineRule="auto"/>
        <w:rPr>
          <w:sz w:val="28"/>
          <w:szCs w:val="28"/>
        </w:rPr>
      </w:pPr>
      <w:r>
        <w:rPr>
          <w:sz w:val="28"/>
          <w:szCs w:val="28"/>
        </w:rPr>
        <w:t>Feature engineering</w:t>
      </w:r>
    </w:p>
    <w:p w14:paraId="784AD149" w14:textId="059BECE7" w:rsidR="000476AA" w:rsidRDefault="000476AA" w:rsidP="008A1E3C">
      <w:pPr>
        <w:spacing w:line="360" w:lineRule="auto"/>
        <w:rPr>
          <w:sz w:val="22"/>
          <w:szCs w:val="24"/>
        </w:rPr>
      </w:pPr>
      <w:r>
        <w:rPr>
          <w:noProof/>
        </w:rPr>
        <w:drawing>
          <wp:anchor distT="0" distB="0" distL="114300" distR="114300" simplePos="0" relativeHeight="251676672" behindDoc="0" locked="0" layoutInCell="1" allowOverlap="1" wp14:anchorId="66A19A45" wp14:editId="55532683">
            <wp:simplePos x="0" y="0"/>
            <wp:positionH relativeFrom="margin">
              <wp:align>left</wp:align>
            </wp:positionH>
            <wp:positionV relativeFrom="paragraph">
              <wp:posOffset>886915</wp:posOffset>
            </wp:positionV>
            <wp:extent cx="5731510" cy="1666240"/>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666240"/>
                    </a:xfrm>
                    <a:prstGeom prst="rect">
                      <a:avLst/>
                    </a:prstGeom>
                    <a:noFill/>
                    <a:ln>
                      <a:noFill/>
                    </a:ln>
                  </pic:spPr>
                </pic:pic>
              </a:graphicData>
            </a:graphic>
            <wp14:sizeRelH relativeFrom="page">
              <wp14:pctWidth>0</wp14:pctWidth>
            </wp14:sizeRelH>
            <wp14:sizeRelV relativeFrom="page">
              <wp14:pctHeight>0</wp14:pctHeight>
            </wp14:sizeRelV>
          </wp:anchor>
        </w:drawing>
      </w:r>
      <w:r w:rsidR="008A1E3C">
        <w:rPr>
          <w:sz w:val="22"/>
          <w:szCs w:val="24"/>
        </w:rPr>
        <w:t xml:space="preserve">Before applying machine learning algorithms to generate the model, feature learning is the very beginning step of processing </w:t>
      </w:r>
      <w:r w:rsidR="00B93E8E">
        <w:rPr>
          <w:sz w:val="22"/>
          <w:szCs w:val="24"/>
        </w:rPr>
        <w:t>the</w:t>
      </w:r>
      <w:r w:rsidR="007804AD">
        <w:rPr>
          <w:sz w:val="22"/>
          <w:szCs w:val="24"/>
        </w:rPr>
        <w:t xml:space="preserve"> </w:t>
      </w:r>
      <w:r w:rsidR="008A1E3C">
        <w:rPr>
          <w:sz w:val="22"/>
          <w:szCs w:val="24"/>
        </w:rPr>
        <w:t>data</w:t>
      </w:r>
      <w:r w:rsidR="00B93E8E">
        <w:rPr>
          <w:sz w:val="22"/>
          <w:szCs w:val="24"/>
        </w:rPr>
        <w:t>set</w:t>
      </w:r>
      <w:r w:rsidR="008A1E3C">
        <w:rPr>
          <w:sz w:val="22"/>
          <w:szCs w:val="24"/>
        </w:rPr>
        <w:t xml:space="preserve">. </w:t>
      </w:r>
      <w:r w:rsidR="00FE47CF">
        <w:rPr>
          <w:sz w:val="22"/>
          <w:szCs w:val="24"/>
        </w:rPr>
        <w:t xml:space="preserve">With definition of appropriate features, it can improve the performance of the </w:t>
      </w:r>
      <w:r w:rsidR="003A47C9">
        <w:rPr>
          <w:sz w:val="22"/>
          <w:szCs w:val="24"/>
        </w:rPr>
        <w:t>model generated by certain</w:t>
      </w:r>
      <w:r w:rsidR="00FE47CF">
        <w:rPr>
          <w:sz w:val="22"/>
          <w:szCs w:val="24"/>
        </w:rPr>
        <w:t xml:space="preserve"> algorithms applied.</w:t>
      </w:r>
    </w:p>
    <w:p w14:paraId="6503B678" w14:textId="5974DA85" w:rsidR="008A1E3C" w:rsidRDefault="008A1E3C" w:rsidP="008A1E3C">
      <w:pPr>
        <w:spacing w:line="360" w:lineRule="auto"/>
        <w:rPr>
          <w:sz w:val="22"/>
          <w:szCs w:val="24"/>
        </w:rPr>
      </w:pPr>
      <w:r>
        <w:rPr>
          <w:sz w:val="22"/>
          <w:szCs w:val="24"/>
        </w:rPr>
        <w:t>Feature engineering uses domain knowledge to extract features from</w:t>
      </w:r>
      <w:r w:rsidR="00B93E8E">
        <w:rPr>
          <w:sz w:val="22"/>
          <w:szCs w:val="24"/>
        </w:rPr>
        <w:t xml:space="preserve"> </w:t>
      </w:r>
      <w:r>
        <w:rPr>
          <w:sz w:val="22"/>
          <w:szCs w:val="24"/>
        </w:rPr>
        <w:t>data</w:t>
      </w:r>
      <w:r w:rsidR="00B93E8E">
        <w:rPr>
          <w:sz w:val="22"/>
          <w:szCs w:val="24"/>
        </w:rPr>
        <w:t>set</w:t>
      </w:r>
      <w:r>
        <w:rPr>
          <w:sz w:val="22"/>
          <w:szCs w:val="24"/>
        </w:rPr>
        <w:t xml:space="preserve"> via data mining techniques.</w:t>
      </w:r>
    </w:p>
    <w:p w14:paraId="166B0A15" w14:textId="03F9E51F" w:rsidR="00001F53" w:rsidRDefault="00001F53" w:rsidP="008A1E3C">
      <w:pPr>
        <w:spacing w:line="360" w:lineRule="auto"/>
        <w:rPr>
          <w:sz w:val="22"/>
          <w:szCs w:val="24"/>
        </w:rPr>
      </w:pPr>
      <w:r>
        <w:rPr>
          <w:rFonts w:hint="eastAsia"/>
          <w:sz w:val="22"/>
          <w:szCs w:val="24"/>
        </w:rPr>
        <w:t>D</w:t>
      </w:r>
      <w:r>
        <w:rPr>
          <w:sz w:val="22"/>
          <w:szCs w:val="24"/>
        </w:rPr>
        <w:t xml:space="preserve">omain knowledge depends on detailed project. For example, this project aims to </w:t>
      </w:r>
      <w:r w:rsidR="007804AD">
        <w:rPr>
          <w:sz w:val="22"/>
          <w:szCs w:val="24"/>
        </w:rPr>
        <w:t>explore and reveal</w:t>
      </w:r>
      <w:r>
        <w:rPr>
          <w:sz w:val="22"/>
          <w:szCs w:val="24"/>
        </w:rPr>
        <w:t xml:space="preserve"> the relationship between heroes’ combination and the result of the game in which heroes’ combination is </w:t>
      </w:r>
      <w:r w:rsidR="007804AD">
        <w:rPr>
          <w:sz w:val="22"/>
          <w:szCs w:val="24"/>
        </w:rPr>
        <w:t xml:space="preserve">exactly </w:t>
      </w:r>
      <w:r>
        <w:rPr>
          <w:sz w:val="22"/>
          <w:szCs w:val="24"/>
        </w:rPr>
        <w:t xml:space="preserve">one of the features of </w:t>
      </w:r>
      <w:r w:rsidR="00B93E8E">
        <w:rPr>
          <w:sz w:val="22"/>
          <w:szCs w:val="24"/>
        </w:rPr>
        <w:t xml:space="preserve">the </w:t>
      </w:r>
      <w:r>
        <w:rPr>
          <w:sz w:val="22"/>
          <w:szCs w:val="24"/>
        </w:rPr>
        <w:t>data</w:t>
      </w:r>
      <w:r w:rsidR="00B93E8E">
        <w:rPr>
          <w:sz w:val="22"/>
          <w:szCs w:val="24"/>
        </w:rPr>
        <w:t>set</w:t>
      </w:r>
      <w:r>
        <w:rPr>
          <w:sz w:val="22"/>
          <w:szCs w:val="24"/>
        </w:rPr>
        <w:t>. This is obtained due to the domain knowledge of developer via the actual game, namely DOTA2 in this project.</w:t>
      </w:r>
    </w:p>
    <w:p w14:paraId="2DEB93A6" w14:textId="0DB37ACD" w:rsidR="00FE47CF" w:rsidRPr="00FE47CF" w:rsidRDefault="007804AD" w:rsidP="00FE47CF">
      <w:pPr>
        <w:spacing w:line="360" w:lineRule="auto"/>
        <w:rPr>
          <w:rFonts w:hint="eastAsia"/>
          <w:sz w:val="22"/>
          <w:szCs w:val="24"/>
        </w:rPr>
      </w:pPr>
      <w:r>
        <w:rPr>
          <w:rFonts w:hint="eastAsia"/>
          <w:sz w:val="22"/>
          <w:szCs w:val="24"/>
        </w:rPr>
        <w:lastRenderedPageBreak/>
        <w:t>H</w:t>
      </w:r>
      <w:r>
        <w:rPr>
          <w:sz w:val="22"/>
          <w:szCs w:val="24"/>
        </w:rPr>
        <w:t xml:space="preserve">owever, domain knowledge is not enough to put theory into </w:t>
      </w:r>
      <w:r w:rsidR="000A26E6">
        <w:rPr>
          <w:sz w:val="22"/>
          <w:szCs w:val="24"/>
        </w:rPr>
        <w:t>practice</w:t>
      </w:r>
      <w:r>
        <w:rPr>
          <w:sz w:val="22"/>
          <w:szCs w:val="24"/>
        </w:rPr>
        <w:t xml:space="preserve">. Data mining techniques are needed to </w:t>
      </w:r>
      <w:r w:rsidR="000A26E6">
        <w:rPr>
          <w:sz w:val="22"/>
          <w:szCs w:val="24"/>
        </w:rPr>
        <w:t>analyze</w:t>
      </w:r>
      <w:r>
        <w:rPr>
          <w:sz w:val="22"/>
          <w:szCs w:val="24"/>
        </w:rPr>
        <w:t xml:space="preserve"> the feature</w:t>
      </w:r>
      <w:r w:rsidR="000A26E6">
        <w:rPr>
          <w:sz w:val="22"/>
          <w:szCs w:val="24"/>
        </w:rPr>
        <w:t>s</w:t>
      </w:r>
      <w:r>
        <w:rPr>
          <w:sz w:val="22"/>
          <w:szCs w:val="24"/>
        </w:rPr>
        <w:t xml:space="preserve"> like heroes’ combination. </w:t>
      </w:r>
      <w:r w:rsidR="000A26E6">
        <w:rPr>
          <w:sz w:val="22"/>
          <w:szCs w:val="24"/>
        </w:rPr>
        <w:t>Data mining is an interdisciplinary subfield of machine learning and statistics with an overall goal to extract information from a dataset and transform the information into a comprehensible structure for further use. Detailed data mining techniques</w:t>
      </w:r>
      <w:r w:rsidR="00FE47CF">
        <w:rPr>
          <w:sz w:val="22"/>
          <w:szCs w:val="24"/>
        </w:rPr>
        <w:t xml:space="preserve"> used</w:t>
      </w:r>
      <w:r w:rsidR="000A26E6">
        <w:rPr>
          <w:sz w:val="22"/>
          <w:szCs w:val="24"/>
        </w:rPr>
        <w:t xml:space="preserve"> would be introduced</w:t>
      </w:r>
      <w:r w:rsidR="00A37203">
        <w:rPr>
          <w:sz w:val="22"/>
          <w:szCs w:val="24"/>
        </w:rPr>
        <w:t xml:space="preserve"> exhaustively</w:t>
      </w:r>
      <w:r w:rsidR="000A26E6">
        <w:rPr>
          <w:sz w:val="22"/>
          <w:szCs w:val="24"/>
        </w:rPr>
        <w:t xml:space="preserve"> later in Chapter 3.2.</w:t>
      </w:r>
    </w:p>
    <w:p w14:paraId="661597D4" w14:textId="7779100C" w:rsidR="008644BB" w:rsidRDefault="008644BB" w:rsidP="00650A93">
      <w:pPr>
        <w:pStyle w:val="3"/>
        <w:numPr>
          <w:ilvl w:val="2"/>
          <w:numId w:val="1"/>
        </w:numPr>
        <w:spacing w:line="360" w:lineRule="auto"/>
        <w:rPr>
          <w:sz w:val="28"/>
          <w:szCs w:val="28"/>
        </w:rPr>
      </w:pPr>
      <w:r>
        <w:rPr>
          <w:sz w:val="28"/>
          <w:szCs w:val="28"/>
        </w:rPr>
        <w:t>Scikit</w:t>
      </w:r>
      <w:r w:rsidR="00A37203">
        <w:rPr>
          <w:sz w:val="28"/>
          <w:szCs w:val="28"/>
        </w:rPr>
        <w:t>-</w:t>
      </w:r>
      <w:r>
        <w:rPr>
          <w:sz w:val="28"/>
          <w:szCs w:val="28"/>
        </w:rPr>
        <w:t>Learn</w:t>
      </w:r>
    </w:p>
    <w:p w14:paraId="473BCB62" w14:textId="1F032DFA" w:rsidR="00FE47CF" w:rsidRPr="001C64B9" w:rsidRDefault="001C64B9" w:rsidP="00FE47CF">
      <w:pPr>
        <w:spacing w:line="360" w:lineRule="auto"/>
        <w:rPr>
          <w:sz w:val="22"/>
          <w:szCs w:val="24"/>
        </w:rPr>
      </w:pPr>
      <w:r>
        <w:rPr>
          <w:noProof/>
        </w:rPr>
        <w:drawing>
          <wp:anchor distT="0" distB="0" distL="114300" distR="114300" simplePos="0" relativeHeight="251674624" behindDoc="0" locked="0" layoutInCell="1" allowOverlap="1" wp14:anchorId="5E70EA32" wp14:editId="71F96560">
            <wp:simplePos x="0" y="0"/>
            <wp:positionH relativeFrom="margin">
              <wp:align>center</wp:align>
            </wp:positionH>
            <wp:positionV relativeFrom="paragraph">
              <wp:posOffset>1818377</wp:posOffset>
            </wp:positionV>
            <wp:extent cx="3257550" cy="1988185"/>
            <wp:effectExtent l="0" t="0" r="0" b="0"/>
            <wp:wrapTopAndBottom/>
            <wp:docPr id="21" name="图片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7550" cy="1988185"/>
                    </a:xfrm>
                    <a:prstGeom prst="rect">
                      <a:avLst/>
                    </a:prstGeom>
                    <a:noFill/>
                    <a:ln>
                      <a:noFill/>
                    </a:ln>
                  </pic:spPr>
                </pic:pic>
              </a:graphicData>
            </a:graphic>
            <wp14:sizeRelH relativeFrom="page">
              <wp14:pctWidth>0</wp14:pctWidth>
            </wp14:sizeRelH>
            <wp14:sizeRelV relativeFrom="page">
              <wp14:pctHeight>0</wp14:pctHeight>
            </wp14:sizeRelV>
          </wp:anchor>
        </w:drawing>
      </w:r>
      <w:r w:rsidR="00FE47CF" w:rsidRPr="00FE47CF">
        <w:rPr>
          <w:rFonts w:hint="eastAsia"/>
          <w:sz w:val="22"/>
          <w:szCs w:val="24"/>
        </w:rPr>
        <w:t>A</w:t>
      </w:r>
      <w:r w:rsidR="00FE47CF" w:rsidRPr="00FE47CF">
        <w:rPr>
          <w:sz w:val="22"/>
          <w:szCs w:val="24"/>
        </w:rPr>
        <w:t>fter</w:t>
      </w:r>
      <w:r w:rsidR="00FE47CF">
        <w:rPr>
          <w:sz w:val="22"/>
          <w:szCs w:val="24"/>
        </w:rPr>
        <w:t xml:space="preserve"> feature engineering, </w:t>
      </w:r>
      <w:r w:rsidR="000F6B31">
        <w:rPr>
          <w:sz w:val="22"/>
          <w:szCs w:val="24"/>
        </w:rPr>
        <w:t xml:space="preserve">the dataset is ready to be </w:t>
      </w:r>
      <w:r w:rsidR="0002508D">
        <w:rPr>
          <w:sz w:val="22"/>
          <w:szCs w:val="24"/>
        </w:rPr>
        <w:t>passed into</w:t>
      </w:r>
      <w:r w:rsidR="000F6B31">
        <w:rPr>
          <w:sz w:val="22"/>
          <w:szCs w:val="24"/>
        </w:rPr>
        <w:t xml:space="preserve"> machine learning algorithms. Instead of implementing algorithms manually, Scikit</w:t>
      </w:r>
      <w:r w:rsidR="00A37203">
        <w:rPr>
          <w:sz w:val="22"/>
          <w:szCs w:val="24"/>
        </w:rPr>
        <w:t>-</w:t>
      </w:r>
      <w:r w:rsidR="000F6B31">
        <w:rPr>
          <w:sz w:val="22"/>
          <w:szCs w:val="24"/>
        </w:rPr>
        <w:t>learn is introduced in this project.</w:t>
      </w:r>
      <w:r>
        <w:rPr>
          <w:rFonts w:hint="eastAsia"/>
          <w:sz w:val="22"/>
          <w:szCs w:val="24"/>
        </w:rPr>
        <w:t xml:space="preserve"> </w:t>
      </w:r>
      <w:r w:rsidR="000F6B31">
        <w:rPr>
          <w:sz w:val="22"/>
          <w:szCs w:val="24"/>
        </w:rPr>
        <w:t>Scikit-learn is an open-source machine learning library largely written in Pytho</w:t>
      </w:r>
      <w:r w:rsidR="00A37203">
        <w:rPr>
          <w:sz w:val="22"/>
          <w:szCs w:val="24"/>
        </w:rPr>
        <w:t>n because that Python provides powerful libraries such as Matplotlib for plotting, NumPy for array vectorization</w:t>
      </w:r>
      <w:r>
        <w:rPr>
          <w:sz w:val="22"/>
          <w:szCs w:val="24"/>
        </w:rPr>
        <w:t>. These two libraries support the algorithms which are selected in this project, namely the decision tree and the SVM.</w:t>
      </w:r>
    </w:p>
    <w:p w14:paraId="61969B4D" w14:textId="3EA80441" w:rsidR="00A37203" w:rsidRDefault="0002508D" w:rsidP="00FE47CF">
      <w:pPr>
        <w:spacing w:line="360" w:lineRule="auto"/>
        <w:rPr>
          <w:sz w:val="22"/>
          <w:szCs w:val="24"/>
        </w:rPr>
      </w:pPr>
      <w:r>
        <w:rPr>
          <w:noProof/>
          <w:sz w:val="22"/>
          <w:szCs w:val="24"/>
        </w:rPr>
        <w:drawing>
          <wp:anchor distT="0" distB="0" distL="114300" distR="114300" simplePos="0" relativeHeight="251675648" behindDoc="0" locked="0" layoutInCell="1" allowOverlap="1" wp14:anchorId="303C4558" wp14:editId="07B30266">
            <wp:simplePos x="0" y="0"/>
            <wp:positionH relativeFrom="margin">
              <wp:posOffset>551815</wp:posOffset>
            </wp:positionH>
            <wp:positionV relativeFrom="paragraph">
              <wp:posOffset>3345180</wp:posOffset>
            </wp:positionV>
            <wp:extent cx="4629150" cy="1293495"/>
            <wp:effectExtent l="0" t="0" r="0" b="190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9150" cy="1293495"/>
                    </a:xfrm>
                    <a:prstGeom prst="rect">
                      <a:avLst/>
                    </a:prstGeom>
                    <a:noFill/>
                    <a:ln>
                      <a:noFill/>
                    </a:ln>
                  </pic:spPr>
                </pic:pic>
              </a:graphicData>
            </a:graphic>
            <wp14:sizeRelH relativeFrom="page">
              <wp14:pctWidth>0</wp14:pctWidth>
            </wp14:sizeRelH>
            <wp14:sizeRelV relativeFrom="page">
              <wp14:pctHeight>0</wp14:pctHeight>
            </wp14:sizeRelV>
          </wp:anchor>
        </w:drawing>
      </w:r>
      <w:r w:rsidR="00F13F88">
        <w:rPr>
          <w:rFonts w:hint="eastAsia"/>
          <w:sz w:val="22"/>
          <w:szCs w:val="24"/>
        </w:rPr>
        <w:t>S</w:t>
      </w:r>
      <w:r w:rsidR="00F13F88">
        <w:rPr>
          <w:sz w:val="22"/>
          <w:szCs w:val="24"/>
        </w:rPr>
        <w:t>cikit-learn provides dozens of built-in machine learning algorithms and models.</w:t>
      </w:r>
      <w:r w:rsidR="00C635E0">
        <w:rPr>
          <w:sz w:val="22"/>
          <w:szCs w:val="24"/>
        </w:rPr>
        <w:t xml:space="preserve"> They are called the estimators in Scikit-learn. For the subsequent chapter, term estimator is used substituting machine learning algorithms and models.</w:t>
      </w:r>
      <w:r w:rsidR="00F13F88">
        <w:rPr>
          <w:sz w:val="22"/>
          <w:szCs w:val="24"/>
        </w:rPr>
        <w:t xml:space="preserve"> After </w:t>
      </w:r>
      <w:r w:rsidR="00C635E0">
        <w:rPr>
          <w:sz w:val="22"/>
          <w:szCs w:val="24"/>
        </w:rPr>
        <w:t>selection</w:t>
      </w:r>
      <w:r w:rsidR="00F13F88">
        <w:rPr>
          <w:sz w:val="22"/>
          <w:szCs w:val="24"/>
        </w:rPr>
        <w:t xml:space="preserve"> of estimators, data can automatically fit to the estimators using fit method</w:t>
      </w:r>
      <w:r w:rsidR="00C635E0">
        <w:rPr>
          <w:sz w:val="22"/>
          <w:szCs w:val="24"/>
        </w:rPr>
        <w:t xml:space="preserve"> in Scikit-learn</w:t>
      </w:r>
      <w:r w:rsidR="00F13F88">
        <w:rPr>
          <w:sz w:val="22"/>
          <w:szCs w:val="24"/>
        </w:rPr>
        <w:t>. An example is shown</w:t>
      </w:r>
      <w:r w:rsidR="00C635E0">
        <w:rPr>
          <w:sz w:val="22"/>
          <w:szCs w:val="24"/>
        </w:rPr>
        <w:t xml:space="preserve"> below</w:t>
      </w:r>
      <w:r w:rsidR="00F13F88">
        <w:rPr>
          <w:sz w:val="22"/>
          <w:szCs w:val="24"/>
        </w:rPr>
        <w:t>:</w:t>
      </w:r>
    </w:p>
    <w:p w14:paraId="2A6C9ABD" w14:textId="38E56D0A" w:rsidR="00861267" w:rsidRDefault="00861267" w:rsidP="00FE47CF">
      <w:pPr>
        <w:spacing w:line="360" w:lineRule="auto"/>
        <w:rPr>
          <w:sz w:val="22"/>
          <w:szCs w:val="24"/>
        </w:rPr>
      </w:pPr>
      <w:r>
        <w:rPr>
          <w:rFonts w:hint="eastAsia"/>
          <w:sz w:val="22"/>
          <w:szCs w:val="24"/>
        </w:rPr>
        <w:lastRenderedPageBreak/>
        <w:t>O</w:t>
      </w:r>
      <w:r>
        <w:rPr>
          <w:sz w:val="22"/>
          <w:szCs w:val="24"/>
        </w:rPr>
        <w:t xml:space="preserve">nce the estimator is fitted, it can be used for predicting target values of new data. </w:t>
      </w:r>
      <w:r w:rsidR="003A47C9">
        <w:rPr>
          <w:sz w:val="22"/>
          <w:szCs w:val="24"/>
        </w:rPr>
        <w:t xml:space="preserve">This process is actually a miniature of the generation of model. By iteration, estimator is being fine-tuned thus yielding more reliable model with better performance. </w:t>
      </w:r>
      <w:r w:rsidR="001C64B9">
        <w:rPr>
          <w:sz w:val="22"/>
          <w:szCs w:val="24"/>
        </w:rPr>
        <w:t>The detailed selection of estimators would be discussed in Chapter 3.3.</w:t>
      </w:r>
    </w:p>
    <w:p w14:paraId="2A23522A" w14:textId="7F589794" w:rsidR="002C2EB4" w:rsidRDefault="002C2EB4" w:rsidP="00650A93">
      <w:pPr>
        <w:pStyle w:val="3"/>
        <w:numPr>
          <w:ilvl w:val="1"/>
          <w:numId w:val="1"/>
        </w:numPr>
        <w:spacing w:line="360" w:lineRule="auto"/>
        <w:rPr>
          <w:szCs w:val="32"/>
        </w:rPr>
      </w:pPr>
      <w:r>
        <w:rPr>
          <w:szCs w:val="32"/>
        </w:rPr>
        <w:t>Web</w:t>
      </w:r>
      <w:r w:rsidR="00E53770">
        <w:rPr>
          <w:szCs w:val="32"/>
        </w:rPr>
        <w:t xml:space="preserve"> framework</w:t>
      </w:r>
    </w:p>
    <w:p w14:paraId="78800A0E" w14:textId="5FB7BF3B" w:rsidR="00062D45" w:rsidRDefault="00BE21D4" w:rsidP="00BE21D4">
      <w:pPr>
        <w:spacing w:line="360" w:lineRule="auto"/>
        <w:rPr>
          <w:sz w:val="22"/>
          <w:szCs w:val="24"/>
        </w:rPr>
      </w:pPr>
      <w:r w:rsidRPr="00BE21D4">
        <w:rPr>
          <w:rFonts w:hint="eastAsia"/>
          <w:sz w:val="22"/>
          <w:szCs w:val="24"/>
        </w:rPr>
        <w:t>A</w:t>
      </w:r>
      <w:r w:rsidRPr="00BE21D4">
        <w:rPr>
          <w:sz w:val="22"/>
          <w:szCs w:val="24"/>
        </w:rPr>
        <w:t>s m</w:t>
      </w:r>
      <w:r>
        <w:rPr>
          <w:sz w:val="22"/>
          <w:szCs w:val="24"/>
        </w:rPr>
        <w:t>entioned in the figure of split stack development</w:t>
      </w:r>
      <w:r w:rsidR="009036EA">
        <w:rPr>
          <w:sz w:val="22"/>
          <w:szCs w:val="24"/>
        </w:rPr>
        <w:t xml:space="preserve"> in Chapter 2.1</w:t>
      </w:r>
      <w:r>
        <w:rPr>
          <w:sz w:val="22"/>
          <w:szCs w:val="24"/>
        </w:rPr>
        <w:t xml:space="preserve">, </w:t>
      </w:r>
      <w:r w:rsidR="00E53770">
        <w:rPr>
          <w:sz w:val="22"/>
          <w:szCs w:val="24"/>
        </w:rPr>
        <w:t xml:space="preserve">one of the components in the front-end system works for interacting with the back-end system. </w:t>
      </w:r>
      <w:r w:rsidR="00D06348">
        <w:rPr>
          <w:sz w:val="22"/>
          <w:szCs w:val="24"/>
        </w:rPr>
        <w:t xml:space="preserve">The front-end system deals </w:t>
      </w:r>
      <w:r w:rsidR="00062D45">
        <w:rPr>
          <w:sz w:val="22"/>
          <w:szCs w:val="24"/>
        </w:rPr>
        <w:t xml:space="preserve">with </w:t>
      </w:r>
      <w:r w:rsidR="00D06348">
        <w:rPr>
          <w:sz w:val="22"/>
          <w:szCs w:val="24"/>
        </w:rPr>
        <w:t>interaction</w:t>
      </w:r>
      <w:r w:rsidR="00062D45">
        <w:rPr>
          <w:sz w:val="22"/>
          <w:szCs w:val="24"/>
        </w:rPr>
        <w:t>s</w:t>
      </w:r>
      <w:r w:rsidR="00D06348">
        <w:rPr>
          <w:sz w:val="22"/>
          <w:szCs w:val="24"/>
        </w:rPr>
        <w:t xml:space="preserve"> by creating URLs and send request</w:t>
      </w:r>
      <w:r w:rsidR="00062D45">
        <w:rPr>
          <w:sz w:val="22"/>
          <w:szCs w:val="24"/>
        </w:rPr>
        <w:t xml:space="preserve">s </w:t>
      </w:r>
      <w:r w:rsidR="00D06348">
        <w:rPr>
          <w:sz w:val="22"/>
          <w:szCs w:val="24"/>
        </w:rPr>
        <w:t>to them. In circumstances that the front-end system interacts with the back-end system, each URL is the path to access the corresponding functionality.</w:t>
      </w:r>
    </w:p>
    <w:p w14:paraId="7628F43E" w14:textId="528B25CF" w:rsidR="00E53770" w:rsidRDefault="00F34001" w:rsidP="00BE21D4">
      <w:pPr>
        <w:spacing w:line="360" w:lineRule="auto"/>
        <w:rPr>
          <w:sz w:val="22"/>
          <w:szCs w:val="24"/>
        </w:rPr>
      </w:pPr>
      <w:r>
        <w:rPr>
          <w:noProof/>
          <w:sz w:val="22"/>
          <w:szCs w:val="24"/>
        </w:rPr>
        <w:drawing>
          <wp:anchor distT="0" distB="0" distL="114300" distR="114300" simplePos="0" relativeHeight="251670528" behindDoc="0" locked="0" layoutInCell="1" allowOverlap="1" wp14:anchorId="60DACAAD" wp14:editId="796FB388">
            <wp:simplePos x="0" y="0"/>
            <wp:positionH relativeFrom="margin">
              <wp:align>center</wp:align>
            </wp:positionH>
            <wp:positionV relativeFrom="paragraph">
              <wp:posOffset>1535218</wp:posOffset>
            </wp:positionV>
            <wp:extent cx="4605867" cy="3916199"/>
            <wp:effectExtent l="0" t="0" r="4445"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5867" cy="3916199"/>
                    </a:xfrm>
                    <a:prstGeom prst="rect">
                      <a:avLst/>
                    </a:prstGeom>
                    <a:noFill/>
                    <a:ln>
                      <a:noFill/>
                    </a:ln>
                  </pic:spPr>
                </pic:pic>
              </a:graphicData>
            </a:graphic>
            <wp14:sizeRelH relativeFrom="page">
              <wp14:pctWidth>0</wp14:pctWidth>
            </wp14:sizeRelH>
            <wp14:sizeRelV relativeFrom="page">
              <wp14:pctHeight>0</wp14:pctHeight>
            </wp14:sizeRelV>
          </wp:anchor>
        </w:drawing>
      </w:r>
      <w:r w:rsidR="00D06348">
        <w:rPr>
          <w:sz w:val="22"/>
          <w:szCs w:val="24"/>
        </w:rPr>
        <w:t>Front-end system uses methods like Ajax to crea</w:t>
      </w:r>
      <w:r w:rsidR="00062D45">
        <w:rPr>
          <w:sz w:val="22"/>
          <w:szCs w:val="24"/>
        </w:rPr>
        <w:t>te</w:t>
      </w:r>
      <w:r w:rsidR="00D06348">
        <w:rPr>
          <w:sz w:val="22"/>
          <w:szCs w:val="24"/>
        </w:rPr>
        <w:t xml:space="preserve"> URLs</w:t>
      </w:r>
      <w:r w:rsidR="00062D45">
        <w:rPr>
          <w:sz w:val="22"/>
          <w:szCs w:val="24"/>
        </w:rPr>
        <w:t xml:space="preserve"> and requests</w:t>
      </w:r>
      <w:r w:rsidR="00D06348">
        <w:rPr>
          <w:sz w:val="22"/>
          <w:szCs w:val="24"/>
        </w:rPr>
        <w:t>.</w:t>
      </w:r>
      <w:r w:rsidR="00062D45">
        <w:rPr>
          <w:rFonts w:hint="eastAsia"/>
          <w:sz w:val="22"/>
          <w:szCs w:val="24"/>
        </w:rPr>
        <w:t xml:space="preserve"> </w:t>
      </w:r>
      <w:r w:rsidR="00D06348">
        <w:rPr>
          <w:sz w:val="22"/>
          <w:szCs w:val="24"/>
        </w:rPr>
        <w:t xml:space="preserve">In terms of back-end system, </w:t>
      </w:r>
      <w:r w:rsidR="00062D45">
        <w:rPr>
          <w:sz w:val="22"/>
          <w:szCs w:val="24"/>
        </w:rPr>
        <w:t xml:space="preserve">a web framework is needed to do the job of binding responses with URLs. The mechanism called routing decides which functionality to call based on the provided URL. For subsequent quotes, the figure of split stack development in Chapter 2.1 </w:t>
      </w:r>
      <w:r w:rsidR="0018414D">
        <w:rPr>
          <w:sz w:val="22"/>
          <w:szCs w:val="24"/>
        </w:rPr>
        <w:t>is</w:t>
      </w:r>
      <w:r w:rsidR="00062D45">
        <w:rPr>
          <w:sz w:val="22"/>
          <w:szCs w:val="24"/>
        </w:rPr>
        <w:t xml:space="preserve"> updated like below. </w:t>
      </w:r>
      <w:r w:rsidR="0018414D">
        <w:rPr>
          <w:sz w:val="22"/>
          <w:szCs w:val="24"/>
        </w:rPr>
        <w:t>C</w:t>
      </w:r>
      <w:r w:rsidR="00062D45">
        <w:rPr>
          <w:sz w:val="22"/>
          <w:szCs w:val="24"/>
        </w:rPr>
        <w:t xml:space="preserve">all </w:t>
      </w:r>
      <w:r w:rsidR="00250ED1">
        <w:rPr>
          <w:sz w:val="22"/>
          <w:szCs w:val="24"/>
        </w:rPr>
        <w:t>it the architecture of this project.</w:t>
      </w:r>
    </w:p>
    <w:p w14:paraId="21578DB8" w14:textId="3819D848" w:rsidR="00BE21D4" w:rsidRPr="00BE21D4" w:rsidRDefault="00062D45" w:rsidP="00BE21D4">
      <w:pPr>
        <w:spacing w:line="360" w:lineRule="auto"/>
        <w:rPr>
          <w:sz w:val="22"/>
          <w:szCs w:val="24"/>
        </w:rPr>
      </w:pPr>
      <w:r>
        <w:rPr>
          <w:sz w:val="22"/>
          <w:szCs w:val="24"/>
        </w:rPr>
        <w:lastRenderedPageBreak/>
        <w:t>In</w:t>
      </w:r>
      <w:r w:rsidR="007B2B5B">
        <w:rPr>
          <w:sz w:val="22"/>
          <w:szCs w:val="24"/>
        </w:rPr>
        <w:t>stead of building up a self-made framework, this project decides to adopt ready-made framework in order to avoid unimportant issues and make it easier for others to practice on the project. Meanwhile, only frameworks written in Python are considered due to consistency with the back-end system which is also written in Python. In this case, two of the most popular ones are introduced below which is Flask and Django.</w:t>
      </w:r>
    </w:p>
    <w:p w14:paraId="001CAC4F" w14:textId="5CF15799" w:rsidR="001B0E38" w:rsidRPr="001B0E38" w:rsidRDefault="001B0E38" w:rsidP="00650A93">
      <w:pPr>
        <w:pStyle w:val="3"/>
        <w:numPr>
          <w:ilvl w:val="2"/>
          <w:numId w:val="1"/>
        </w:numPr>
        <w:spacing w:line="360" w:lineRule="auto"/>
        <w:rPr>
          <w:sz w:val="28"/>
          <w:szCs w:val="28"/>
        </w:rPr>
      </w:pPr>
      <w:r>
        <w:rPr>
          <w:sz w:val="28"/>
          <w:szCs w:val="28"/>
        </w:rPr>
        <w:t>Flask</w:t>
      </w:r>
    </w:p>
    <w:p w14:paraId="3C149CA8" w14:textId="1F0B0CBD" w:rsidR="00BE21D4" w:rsidRDefault="002B176B" w:rsidP="008C4A6C">
      <w:pPr>
        <w:spacing w:line="360" w:lineRule="auto"/>
        <w:rPr>
          <w:sz w:val="22"/>
          <w:szCs w:val="24"/>
        </w:rPr>
      </w:pPr>
      <w:r w:rsidRPr="002B176B">
        <w:rPr>
          <w:sz w:val="22"/>
          <w:szCs w:val="24"/>
        </w:rPr>
        <w:t>Flask is a micro </w:t>
      </w:r>
      <w:hyperlink r:id="rId13" w:tooltip="Web framework" w:history="1">
        <w:r w:rsidRPr="002B176B">
          <w:rPr>
            <w:sz w:val="22"/>
            <w:szCs w:val="24"/>
          </w:rPr>
          <w:t>web framework</w:t>
        </w:r>
      </w:hyperlink>
      <w:r w:rsidRPr="002B176B">
        <w:rPr>
          <w:sz w:val="22"/>
          <w:szCs w:val="24"/>
        </w:rPr>
        <w:t> written in </w:t>
      </w:r>
      <w:hyperlink r:id="rId14" w:tooltip="Python (programming language)" w:history="1">
        <w:r w:rsidRPr="002B176B">
          <w:rPr>
            <w:sz w:val="22"/>
            <w:szCs w:val="24"/>
          </w:rPr>
          <w:t>Python</w:t>
        </w:r>
      </w:hyperlink>
      <w:r w:rsidRPr="002B176B">
        <w:rPr>
          <w:sz w:val="22"/>
          <w:szCs w:val="24"/>
        </w:rPr>
        <w:t xml:space="preserve">. </w:t>
      </w:r>
      <w:r w:rsidR="00D7289F">
        <w:rPr>
          <w:sz w:val="22"/>
          <w:szCs w:val="24"/>
        </w:rPr>
        <w:t xml:space="preserve">Micro does not mean that the whole web application has to fit into a single Python file, nor does it mean that Flask is lacking in functionality. </w:t>
      </w:r>
    </w:p>
    <w:p w14:paraId="63FAC9A8" w14:textId="154110CB" w:rsidR="00BE21D4" w:rsidRDefault="000A17BD" w:rsidP="008C4A6C">
      <w:pPr>
        <w:spacing w:line="360" w:lineRule="auto"/>
        <w:rPr>
          <w:sz w:val="22"/>
          <w:szCs w:val="24"/>
        </w:rPr>
      </w:pPr>
      <w:r>
        <w:rPr>
          <w:noProof/>
        </w:rPr>
        <w:drawing>
          <wp:anchor distT="0" distB="0" distL="114300" distR="114300" simplePos="0" relativeHeight="251668480" behindDoc="0" locked="0" layoutInCell="1" allowOverlap="1" wp14:anchorId="58638F1D" wp14:editId="4D475640">
            <wp:simplePos x="0" y="0"/>
            <wp:positionH relativeFrom="margin">
              <wp:align>center</wp:align>
            </wp:positionH>
            <wp:positionV relativeFrom="paragraph">
              <wp:posOffset>1609090</wp:posOffset>
            </wp:positionV>
            <wp:extent cx="3834130" cy="1499870"/>
            <wp:effectExtent l="0" t="0" r="0" b="5080"/>
            <wp:wrapTopAndBottom/>
            <wp:docPr id="40" name="图片 40" descr="Flask: web development, one drop at a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ask: web development, one drop at a tim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4130" cy="1499870"/>
                    </a:xfrm>
                    <a:prstGeom prst="rect">
                      <a:avLst/>
                    </a:prstGeom>
                    <a:noFill/>
                    <a:ln>
                      <a:noFill/>
                    </a:ln>
                  </pic:spPr>
                </pic:pic>
              </a:graphicData>
            </a:graphic>
            <wp14:sizeRelH relativeFrom="page">
              <wp14:pctWidth>0</wp14:pctWidth>
            </wp14:sizeRelH>
            <wp14:sizeRelV relativeFrom="page">
              <wp14:pctHeight>0</wp14:pctHeight>
            </wp14:sizeRelV>
          </wp:anchor>
        </w:drawing>
      </w:r>
      <w:r w:rsidR="00D7289F">
        <w:rPr>
          <w:sz w:val="22"/>
          <w:szCs w:val="24"/>
        </w:rPr>
        <w:t xml:space="preserve">However, micro in micro framework means that Flask aims to keep the core simple but extensible. Developers using Flask are able to make decisions by themselves instead of by the </w:t>
      </w:r>
      <w:r w:rsidR="00D86AEC">
        <w:rPr>
          <w:sz w:val="22"/>
          <w:szCs w:val="24"/>
        </w:rPr>
        <w:t>framework. Flask only makes decision of what templating engine it use, which is also easy to be changed according to requirement. Everything else is up to the developers, such as what database to use or other plug-in components if they are needed.</w:t>
      </w:r>
    </w:p>
    <w:p w14:paraId="7BB41E49" w14:textId="7459CA03" w:rsidR="009036EA" w:rsidRDefault="00263673" w:rsidP="008C4A6C">
      <w:pPr>
        <w:spacing w:line="360" w:lineRule="auto"/>
        <w:rPr>
          <w:sz w:val="22"/>
          <w:szCs w:val="24"/>
        </w:rPr>
      </w:pPr>
      <w:r>
        <w:rPr>
          <w:sz w:val="22"/>
          <w:szCs w:val="24"/>
        </w:rPr>
        <w:t xml:space="preserve">Flask uses </w:t>
      </w:r>
      <w:r w:rsidR="009036EA">
        <w:rPr>
          <w:sz w:val="22"/>
          <w:szCs w:val="24"/>
        </w:rPr>
        <w:t xml:space="preserve">its </w:t>
      </w:r>
      <w:r w:rsidR="00794C59">
        <w:rPr>
          <w:sz w:val="22"/>
          <w:szCs w:val="24"/>
        </w:rPr>
        <w:t>‘</w:t>
      </w:r>
      <w:r>
        <w:rPr>
          <w:sz w:val="22"/>
          <w:szCs w:val="24"/>
        </w:rPr>
        <w:t>decorator</w:t>
      </w:r>
      <w:r w:rsidR="00794C59">
        <w:rPr>
          <w:sz w:val="22"/>
          <w:szCs w:val="24"/>
        </w:rPr>
        <w:t>’</w:t>
      </w:r>
      <w:r>
        <w:rPr>
          <w:sz w:val="22"/>
          <w:szCs w:val="24"/>
        </w:rPr>
        <w:t xml:space="preserve"> sy</w:t>
      </w:r>
      <w:r w:rsidR="00794C59">
        <w:rPr>
          <w:sz w:val="22"/>
          <w:szCs w:val="24"/>
        </w:rPr>
        <w:t>ntax</w:t>
      </w:r>
      <w:r>
        <w:rPr>
          <w:sz w:val="22"/>
          <w:szCs w:val="24"/>
        </w:rPr>
        <w:t xml:space="preserve"> to route the front-end request with the back-end respon</w:t>
      </w:r>
      <w:r w:rsidR="009036EA">
        <w:rPr>
          <w:sz w:val="22"/>
          <w:szCs w:val="24"/>
        </w:rPr>
        <w:t>se</w:t>
      </w:r>
      <w:r>
        <w:rPr>
          <w:sz w:val="22"/>
          <w:szCs w:val="24"/>
        </w:rPr>
        <w:t xml:space="preserve"> on a pre-defined URL. A small demo is displayed be</w:t>
      </w:r>
      <w:r w:rsidR="007B2B5B">
        <w:rPr>
          <w:sz w:val="22"/>
          <w:szCs w:val="24"/>
        </w:rPr>
        <w:t>low</w:t>
      </w:r>
      <w:r>
        <w:rPr>
          <w:sz w:val="22"/>
          <w:szCs w:val="24"/>
        </w:rPr>
        <w:t xml:space="preserve"> </w:t>
      </w:r>
      <w:r w:rsidR="007B2B5B">
        <w:rPr>
          <w:sz w:val="22"/>
          <w:szCs w:val="24"/>
        </w:rPr>
        <w:t>showing</w:t>
      </w:r>
      <w:r>
        <w:rPr>
          <w:sz w:val="22"/>
          <w:szCs w:val="24"/>
        </w:rPr>
        <w:t xml:space="preserve"> how easy it is to associate the client and the server</w:t>
      </w:r>
      <w:r w:rsidR="009036EA">
        <w:rPr>
          <w:sz w:val="22"/>
          <w:szCs w:val="24"/>
        </w:rPr>
        <w:t xml:space="preserve"> with Flask’s routing syntax</w:t>
      </w:r>
      <w:r>
        <w:rPr>
          <w:sz w:val="22"/>
          <w:szCs w:val="24"/>
        </w:rPr>
        <w:t>.</w:t>
      </w:r>
    </w:p>
    <w:p w14:paraId="3DA233F9" w14:textId="3921D4D7" w:rsidR="00BE21D4" w:rsidRDefault="009036EA" w:rsidP="008C4A6C">
      <w:pPr>
        <w:spacing w:line="360" w:lineRule="auto"/>
        <w:rPr>
          <w:sz w:val="22"/>
          <w:szCs w:val="24"/>
        </w:rPr>
      </w:pPr>
      <w:r>
        <w:rPr>
          <w:noProof/>
          <w:sz w:val="22"/>
          <w:szCs w:val="24"/>
        </w:rPr>
        <w:drawing>
          <wp:anchor distT="0" distB="0" distL="114300" distR="114300" simplePos="0" relativeHeight="251651072" behindDoc="1" locked="0" layoutInCell="1" allowOverlap="1" wp14:anchorId="66B398C9" wp14:editId="44C4BA2E">
            <wp:simplePos x="0" y="0"/>
            <wp:positionH relativeFrom="margin">
              <wp:align>center</wp:align>
            </wp:positionH>
            <wp:positionV relativeFrom="paragraph">
              <wp:posOffset>609600</wp:posOffset>
            </wp:positionV>
            <wp:extent cx="2390775" cy="1152525"/>
            <wp:effectExtent l="0" t="0" r="9525"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0775" cy="1152525"/>
                    </a:xfrm>
                    <a:prstGeom prst="rect">
                      <a:avLst/>
                    </a:prstGeom>
                    <a:noFill/>
                    <a:ln>
                      <a:noFill/>
                    </a:ln>
                  </pic:spPr>
                </pic:pic>
              </a:graphicData>
            </a:graphic>
            <wp14:sizeRelH relativeFrom="page">
              <wp14:pctWidth>0</wp14:pctWidth>
            </wp14:sizeRelH>
            <wp14:sizeRelV relativeFrom="page">
              <wp14:pctHeight>0</wp14:pctHeight>
            </wp14:sizeRelV>
          </wp:anchor>
        </w:drawing>
      </w:r>
      <w:r w:rsidR="00D46A01">
        <w:rPr>
          <w:rFonts w:hint="eastAsia"/>
          <w:sz w:val="22"/>
          <w:szCs w:val="24"/>
        </w:rPr>
        <w:t>F</w:t>
      </w:r>
      <w:r w:rsidR="00D46A01">
        <w:rPr>
          <w:sz w:val="22"/>
          <w:szCs w:val="24"/>
        </w:rPr>
        <w:t xml:space="preserve">rom the figure, it is shown that when the front-end requests URL ‘/’ which is by default the home page of a website, the flask will return ‘Hello, World’ to </w:t>
      </w:r>
      <w:r>
        <w:rPr>
          <w:sz w:val="22"/>
          <w:szCs w:val="24"/>
        </w:rPr>
        <w:t>the client</w:t>
      </w:r>
      <w:r w:rsidR="00D46A01">
        <w:rPr>
          <w:sz w:val="22"/>
          <w:szCs w:val="24"/>
        </w:rPr>
        <w:t>.</w:t>
      </w:r>
    </w:p>
    <w:p w14:paraId="3F2D63F4" w14:textId="2DA08CB1" w:rsidR="009036EA" w:rsidRPr="009036EA" w:rsidRDefault="009036EA" w:rsidP="00650A93">
      <w:pPr>
        <w:pStyle w:val="3"/>
        <w:numPr>
          <w:ilvl w:val="2"/>
          <w:numId w:val="1"/>
        </w:numPr>
        <w:spacing w:line="360" w:lineRule="auto"/>
        <w:rPr>
          <w:sz w:val="28"/>
          <w:szCs w:val="28"/>
        </w:rPr>
      </w:pPr>
      <w:r>
        <w:rPr>
          <w:sz w:val="28"/>
          <w:szCs w:val="28"/>
        </w:rPr>
        <w:lastRenderedPageBreak/>
        <w:t>Django</w:t>
      </w:r>
    </w:p>
    <w:p w14:paraId="186EDB5B" w14:textId="3578C9E2" w:rsidR="009036EA" w:rsidRDefault="002803A9" w:rsidP="008C4A6C">
      <w:pPr>
        <w:spacing w:line="360" w:lineRule="auto"/>
        <w:rPr>
          <w:sz w:val="22"/>
          <w:szCs w:val="24"/>
        </w:rPr>
      </w:pPr>
      <w:r>
        <w:rPr>
          <w:rFonts w:hint="eastAsia"/>
          <w:sz w:val="22"/>
          <w:szCs w:val="24"/>
        </w:rPr>
        <w:t>I</w:t>
      </w:r>
      <w:r>
        <w:rPr>
          <w:sz w:val="22"/>
          <w:szCs w:val="24"/>
        </w:rPr>
        <w:t xml:space="preserve">n comparison, Django is another framework written in Python which is even more popular among developers than Flask. </w:t>
      </w:r>
      <w:r w:rsidR="005B0E86">
        <w:rPr>
          <w:sz w:val="22"/>
          <w:szCs w:val="24"/>
        </w:rPr>
        <w:t>Django was developed in a fast-paced newsroom environment which means that it was designed to make common Web-development tasks fast and easy. Therefore, powerful utilities are integrated in</w:t>
      </w:r>
      <w:r w:rsidR="009036EA">
        <w:rPr>
          <w:sz w:val="22"/>
          <w:szCs w:val="24"/>
        </w:rPr>
        <w:t>to</w:t>
      </w:r>
      <w:r w:rsidR="005B0E86">
        <w:rPr>
          <w:sz w:val="22"/>
          <w:szCs w:val="24"/>
        </w:rPr>
        <w:t xml:space="preserve"> Django in advance which makes it ready-to-use right after installation.</w:t>
      </w:r>
      <w:r w:rsidR="00627071">
        <w:rPr>
          <w:sz w:val="22"/>
          <w:szCs w:val="24"/>
        </w:rPr>
        <w:t xml:space="preserve"> For example, Django includes data validation algorithm and its original database</w:t>
      </w:r>
      <w:r w:rsidR="00794C59">
        <w:rPr>
          <w:sz w:val="22"/>
          <w:szCs w:val="24"/>
        </w:rPr>
        <w:t xml:space="preserve"> handler</w:t>
      </w:r>
      <w:r w:rsidR="00627071">
        <w:rPr>
          <w:sz w:val="22"/>
          <w:szCs w:val="24"/>
        </w:rPr>
        <w:t xml:space="preserve"> both of which could be useful for this project.</w:t>
      </w:r>
    </w:p>
    <w:p w14:paraId="53D44E18" w14:textId="46AAC40A" w:rsidR="005B0E86" w:rsidRDefault="005F0739" w:rsidP="008C4A6C">
      <w:pPr>
        <w:spacing w:line="360" w:lineRule="auto"/>
        <w:rPr>
          <w:sz w:val="22"/>
          <w:szCs w:val="24"/>
        </w:rPr>
      </w:pPr>
      <w:r>
        <w:rPr>
          <w:noProof/>
          <w:sz w:val="22"/>
          <w:szCs w:val="24"/>
        </w:rPr>
        <w:drawing>
          <wp:anchor distT="0" distB="0" distL="114300" distR="114300" simplePos="0" relativeHeight="251660288" behindDoc="0" locked="0" layoutInCell="1" allowOverlap="1" wp14:anchorId="140261DA" wp14:editId="4A2743E3">
            <wp:simplePos x="0" y="0"/>
            <wp:positionH relativeFrom="margin">
              <wp:align>right</wp:align>
            </wp:positionH>
            <wp:positionV relativeFrom="paragraph">
              <wp:posOffset>321945</wp:posOffset>
            </wp:positionV>
            <wp:extent cx="5724525" cy="1609725"/>
            <wp:effectExtent l="0" t="0" r="9525" b="952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5B0E86">
        <w:rPr>
          <w:sz w:val="22"/>
          <w:szCs w:val="24"/>
        </w:rPr>
        <w:t>Meanwhile, routing in Django looks like the figure below.</w:t>
      </w:r>
    </w:p>
    <w:p w14:paraId="006D3AB3" w14:textId="79580B72" w:rsidR="005F0739" w:rsidRPr="005F0739" w:rsidRDefault="005F0739" w:rsidP="005F0739">
      <w:pPr>
        <w:spacing w:line="360" w:lineRule="auto"/>
        <w:rPr>
          <w:sz w:val="22"/>
          <w:szCs w:val="24"/>
        </w:rPr>
      </w:pPr>
      <w:r w:rsidRPr="005F0739">
        <w:rPr>
          <w:sz w:val="22"/>
          <w:szCs w:val="24"/>
        </w:rPr>
        <w:t xml:space="preserve">A request to </w:t>
      </w:r>
      <w:r>
        <w:rPr>
          <w:sz w:val="22"/>
          <w:szCs w:val="24"/>
        </w:rPr>
        <w:t>‘</w:t>
      </w:r>
      <w:r w:rsidRPr="005F0739">
        <w:rPr>
          <w:sz w:val="22"/>
          <w:szCs w:val="24"/>
        </w:rPr>
        <w:t>/articles/2005/03/</w:t>
      </w:r>
      <w:r>
        <w:rPr>
          <w:sz w:val="22"/>
          <w:szCs w:val="24"/>
        </w:rPr>
        <w:t>’</w:t>
      </w:r>
      <w:r w:rsidRPr="005F0739">
        <w:rPr>
          <w:sz w:val="22"/>
          <w:szCs w:val="24"/>
        </w:rPr>
        <w:t xml:space="preserve"> would match the third entry in the list. Django would call the function</w:t>
      </w:r>
      <m:oMath>
        <m:r>
          <w:rPr>
            <w:rFonts w:ascii="Cambria Math" w:hAnsi="Cambria Math"/>
            <w:sz w:val="22"/>
            <w:szCs w:val="24"/>
          </w:rPr>
          <m:t xml:space="preserve"> views.month_archive(request, year=2005, month=3)</m:t>
        </m:r>
      </m:oMath>
      <w:r w:rsidRPr="005F0739">
        <w:rPr>
          <w:sz w:val="22"/>
          <w:szCs w:val="24"/>
        </w:rPr>
        <w:t>.</w:t>
      </w:r>
    </w:p>
    <w:p w14:paraId="79719C8C" w14:textId="2A24823E" w:rsidR="005F0739" w:rsidRPr="005F0739" w:rsidRDefault="005F0739" w:rsidP="005F0739">
      <w:pPr>
        <w:spacing w:line="360" w:lineRule="auto"/>
        <w:rPr>
          <w:sz w:val="22"/>
          <w:szCs w:val="24"/>
        </w:rPr>
      </w:pPr>
      <w:r>
        <w:rPr>
          <w:sz w:val="22"/>
          <w:szCs w:val="24"/>
        </w:rPr>
        <w:t>‘</w:t>
      </w:r>
      <w:r w:rsidRPr="005F0739">
        <w:rPr>
          <w:sz w:val="22"/>
          <w:szCs w:val="24"/>
        </w:rPr>
        <w:t>/articles/2003/</w:t>
      </w:r>
      <w:r>
        <w:rPr>
          <w:sz w:val="22"/>
          <w:szCs w:val="24"/>
        </w:rPr>
        <w:t>’</w:t>
      </w:r>
      <w:r w:rsidRPr="005F0739">
        <w:rPr>
          <w:sz w:val="22"/>
          <w:szCs w:val="24"/>
        </w:rPr>
        <w:t xml:space="preserve"> would match the first pattern in the list, not the second one, because the patterns are tested in order, and the first one is the first test to pass.</w:t>
      </w:r>
    </w:p>
    <w:p w14:paraId="4032EF49" w14:textId="4AF2A936" w:rsidR="005F0739" w:rsidRPr="005F0739" w:rsidRDefault="005F0739" w:rsidP="008C4A6C">
      <w:pPr>
        <w:spacing w:line="360" w:lineRule="auto"/>
        <w:rPr>
          <w:sz w:val="22"/>
          <w:szCs w:val="24"/>
        </w:rPr>
      </w:pPr>
      <w:r>
        <w:rPr>
          <w:sz w:val="22"/>
          <w:szCs w:val="24"/>
        </w:rPr>
        <w:t>‘</w:t>
      </w:r>
      <w:r w:rsidRPr="005F0739">
        <w:rPr>
          <w:sz w:val="22"/>
          <w:szCs w:val="24"/>
        </w:rPr>
        <w:t>/articles/2003/03/building-a-</w:t>
      </w:r>
      <w:r>
        <w:rPr>
          <w:sz w:val="22"/>
          <w:szCs w:val="24"/>
        </w:rPr>
        <w:t>D</w:t>
      </w:r>
      <w:r w:rsidRPr="005F0739">
        <w:rPr>
          <w:sz w:val="22"/>
          <w:szCs w:val="24"/>
        </w:rPr>
        <w:t>jango-site/</w:t>
      </w:r>
      <w:r>
        <w:rPr>
          <w:sz w:val="22"/>
          <w:szCs w:val="24"/>
        </w:rPr>
        <w:t>’</w:t>
      </w:r>
      <w:r w:rsidRPr="005F0739">
        <w:rPr>
          <w:sz w:val="22"/>
          <w:szCs w:val="24"/>
        </w:rPr>
        <w:t xml:space="preserve"> would match the final pattern. Django would call the function</w:t>
      </w:r>
    </w:p>
    <w:p w14:paraId="4E5B8A59" w14:textId="49FE69F0" w:rsidR="009036EA" w:rsidRDefault="005F0739" w:rsidP="008C4A6C">
      <w:pPr>
        <w:spacing w:line="360" w:lineRule="auto"/>
        <w:rPr>
          <w:sz w:val="22"/>
          <w:szCs w:val="24"/>
        </w:rPr>
      </w:pPr>
      <m:oMath>
        <m:r>
          <w:rPr>
            <w:rFonts w:ascii="Cambria Math" w:hAnsi="Cambria Math"/>
            <w:sz w:val="22"/>
            <w:szCs w:val="24"/>
          </w:rPr>
          <m:t>views.article_detail(request, year=2003, month=3, slug="building-a-Django-site")</m:t>
        </m:r>
      </m:oMath>
      <w:r w:rsidRPr="005F0739">
        <w:rPr>
          <w:sz w:val="22"/>
          <w:szCs w:val="24"/>
        </w:rPr>
        <w:t>.</w:t>
      </w:r>
    </w:p>
    <w:p w14:paraId="47340B75" w14:textId="0C27B0CA" w:rsidR="009036EA" w:rsidRPr="009036EA" w:rsidRDefault="009036EA" w:rsidP="00650A93">
      <w:pPr>
        <w:pStyle w:val="3"/>
        <w:numPr>
          <w:ilvl w:val="2"/>
          <w:numId w:val="1"/>
        </w:numPr>
        <w:spacing w:line="360" w:lineRule="auto"/>
        <w:rPr>
          <w:sz w:val="28"/>
          <w:szCs w:val="28"/>
        </w:rPr>
      </w:pPr>
      <w:r>
        <w:rPr>
          <w:sz w:val="28"/>
          <w:szCs w:val="28"/>
        </w:rPr>
        <w:t>Conclusion</w:t>
      </w:r>
    </w:p>
    <w:p w14:paraId="5CD2ED25" w14:textId="16CD7E86" w:rsidR="00627071" w:rsidRDefault="00D11005" w:rsidP="008C4A6C">
      <w:pPr>
        <w:spacing w:line="360" w:lineRule="auto"/>
        <w:rPr>
          <w:sz w:val="22"/>
          <w:szCs w:val="24"/>
        </w:rPr>
      </w:pPr>
      <w:r>
        <w:rPr>
          <w:rFonts w:hint="eastAsia"/>
          <w:sz w:val="22"/>
          <w:szCs w:val="24"/>
        </w:rPr>
        <w:t>B</w:t>
      </w:r>
      <w:r>
        <w:rPr>
          <w:sz w:val="22"/>
          <w:szCs w:val="24"/>
        </w:rPr>
        <w:t xml:space="preserve">ecause that this project does not dig in deep into the aspect of web framework. Both the </w:t>
      </w:r>
      <w:r w:rsidR="00627071">
        <w:rPr>
          <w:sz w:val="22"/>
          <w:szCs w:val="24"/>
        </w:rPr>
        <w:t xml:space="preserve">web frameworks are described shortly with their basic characteristics and their routing syntax which weighs </w:t>
      </w:r>
      <w:r w:rsidR="00E20C71">
        <w:rPr>
          <w:sz w:val="22"/>
          <w:szCs w:val="24"/>
        </w:rPr>
        <w:t xml:space="preserve">the </w:t>
      </w:r>
      <w:r w:rsidR="00627071">
        <w:rPr>
          <w:sz w:val="22"/>
          <w:szCs w:val="24"/>
        </w:rPr>
        <w:t>highest in this project.</w:t>
      </w:r>
      <w:r w:rsidR="00627071">
        <w:rPr>
          <w:rFonts w:hint="eastAsia"/>
          <w:sz w:val="22"/>
          <w:szCs w:val="24"/>
        </w:rPr>
        <w:t xml:space="preserve"> </w:t>
      </w:r>
      <w:r w:rsidR="005B0E86">
        <w:rPr>
          <w:sz w:val="22"/>
          <w:szCs w:val="24"/>
        </w:rPr>
        <w:t xml:space="preserve">Finishing introducing </w:t>
      </w:r>
      <w:r w:rsidR="00627071">
        <w:rPr>
          <w:sz w:val="22"/>
          <w:szCs w:val="24"/>
        </w:rPr>
        <w:t>them</w:t>
      </w:r>
      <w:r w:rsidR="005B0E86">
        <w:rPr>
          <w:sz w:val="22"/>
          <w:szCs w:val="24"/>
        </w:rPr>
        <w:t xml:space="preserve">, it is also important to investigate the </w:t>
      </w:r>
      <w:r w:rsidR="00627071">
        <w:rPr>
          <w:sz w:val="22"/>
          <w:szCs w:val="24"/>
        </w:rPr>
        <w:t>characteristics</w:t>
      </w:r>
      <w:r w:rsidR="005B0E86">
        <w:rPr>
          <w:sz w:val="22"/>
          <w:szCs w:val="24"/>
        </w:rPr>
        <w:t xml:space="preserve"> of this project to see which one best suits the needs.</w:t>
      </w:r>
    </w:p>
    <w:p w14:paraId="647BA84E" w14:textId="77777777" w:rsidR="00BF062E" w:rsidRDefault="00BF062E" w:rsidP="008C4A6C">
      <w:pPr>
        <w:spacing w:line="360" w:lineRule="auto"/>
        <w:rPr>
          <w:sz w:val="22"/>
          <w:szCs w:val="24"/>
        </w:rPr>
      </w:pPr>
    </w:p>
    <w:p w14:paraId="790F318C" w14:textId="1F86F255" w:rsidR="00627071" w:rsidRPr="00E20C71" w:rsidRDefault="00794C59" w:rsidP="008C4A6C">
      <w:pPr>
        <w:spacing w:line="360" w:lineRule="auto"/>
        <w:rPr>
          <w:sz w:val="22"/>
          <w:szCs w:val="24"/>
        </w:rPr>
      </w:pPr>
      <w:r>
        <w:rPr>
          <w:sz w:val="22"/>
          <w:szCs w:val="24"/>
        </w:rPr>
        <w:lastRenderedPageBreak/>
        <w:t>The most useful features inborn with Django is the data validation module and the database module. However, t</w:t>
      </w:r>
      <w:r w:rsidR="00627071">
        <w:rPr>
          <w:sz w:val="22"/>
          <w:szCs w:val="24"/>
        </w:rPr>
        <w:t>he front-end coding is able to do the job of data validation. And since</w:t>
      </w:r>
      <w:r w:rsidR="00940A0B">
        <w:rPr>
          <w:sz w:val="22"/>
          <w:szCs w:val="24"/>
        </w:rPr>
        <w:t xml:space="preserve"> there is no login interface while only </w:t>
      </w:r>
      <w:r w:rsidR="00627071">
        <w:rPr>
          <w:sz w:val="22"/>
          <w:szCs w:val="24"/>
        </w:rPr>
        <w:t>heroes</w:t>
      </w:r>
      <w:r w:rsidR="00940A0B">
        <w:rPr>
          <w:sz w:val="22"/>
          <w:szCs w:val="24"/>
        </w:rPr>
        <w:t xml:space="preserve">’ information in the game </w:t>
      </w:r>
      <w:r w:rsidR="00627071">
        <w:rPr>
          <w:sz w:val="22"/>
          <w:szCs w:val="24"/>
        </w:rPr>
        <w:t>are</w:t>
      </w:r>
      <w:r w:rsidR="00940A0B">
        <w:rPr>
          <w:sz w:val="22"/>
          <w:szCs w:val="24"/>
        </w:rPr>
        <w:t xml:space="preserve"> needed to be tracked,</w:t>
      </w:r>
      <w:r w:rsidR="005B0E86">
        <w:rPr>
          <w:sz w:val="22"/>
          <w:szCs w:val="24"/>
        </w:rPr>
        <w:t xml:space="preserve"> </w:t>
      </w:r>
      <w:r w:rsidR="00940A0B">
        <w:rPr>
          <w:sz w:val="22"/>
          <w:szCs w:val="24"/>
        </w:rPr>
        <w:t xml:space="preserve">database is </w:t>
      </w:r>
      <w:r w:rsidR="00627071">
        <w:rPr>
          <w:sz w:val="22"/>
          <w:szCs w:val="24"/>
        </w:rPr>
        <w:t xml:space="preserve">considered </w:t>
      </w:r>
      <w:r w:rsidR="00940A0B">
        <w:rPr>
          <w:sz w:val="22"/>
          <w:szCs w:val="24"/>
        </w:rPr>
        <w:t>unnecessary to be implemented</w:t>
      </w:r>
      <w:r w:rsidR="00E20C71">
        <w:rPr>
          <w:sz w:val="22"/>
          <w:szCs w:val="24"/>
        </w:rPr>
        <w:t xml:space="preserve"> by now</w:t>
      </w:r>
      <w:r w:rsidR="00940A0B">
        <w:rPr>
          <w:sz w:val="22"/>
          <w:szCs w:val="24"/>
        </w:rPr>
        <w:t>.</w:t>
      </w:r>
      <w:r>
        <w:rPr>
          <w:sz w:val="22"/>
          <w:szCs w:val="24"/>
        </w:rPr>
        <w:t xml:space="preserve"> Other than these two modules, Django seems a little too heavy for this project.</w:t>
      </w:r>
      <w:r w:rsidR="00E20C71" w:rsidRPr="00E20C71">
        <w:t xml:space="preserve"> </w:t>
      </w:r>
      <w:r w:rsidR="00E20C71" w:rsidRPr="00E20C71">
        <w:rPr>
          <w:sz w:val="22"/>
          <w:szCs w:val="24"/>
        </w:rPr>
        <w:t xml:space="preserve">For the future development’s requirement, Flask takes advantage of its extensibility. It is </w:t>
      </w:r>
      <w:r w:rsidR="00E20C71">
        <w:rPr>
          <w:sz w:val="22"/>
          <w:szCs w:val="24"/>
        </w:rPr>
        <w:t xml:space="preserve">also </w:t>
      </w:r>
      <w:r w:rsidR="00E20C71" w:rsidRPr="00E20C71">
        <w:rPr>
          <w:sz w:val="22"/>
          <w:szCs w:val="24"/>
        </w:rPr>
        <w:t>able to build up a database and implement the connection of it with Flask</w:t>
      </w:r>
      <w:r w:rsidR="00E20C71">
        <w:rPr>
          <w:sz w:val="22"/>
          <w:szCs w:val="24"/>
        </w:rPr>
        <w:t>.</w:t>
      </w:r>
    </w:p>
    <w:p w14:paraId="1FEE13E3" w14:textId="0CE6BCB5" w:rsidR="00794C59" w:rsidRDefault="00940A0B" w:rsidP="008C4A6C">
      <w:pPr>
        <w:spacing w:line="360" w:lineRule="auto"/>
        <w:rPr>
          <w:sz w:val="22"/>
          <w:szCs w:val="24"/>
        </w:rPr>
      </w:pPr>
      <w:r>
        <w:rPr>
          <w:sz w:val="22"/>
          <w:szCs w:val="24"/>
        </w:rPr>
        <w:t xml:space="preserve">Also, since the project </w:t>
      </w:r>
      <w:r w:rsidR="00794C59">
        <w:rPr>
          <w:sz w:val="22"/>
          <w:szCs w:val="24"/>
        </w:rPr>
        <w:t>would probably</w:t>
      </w:r>
      <w:r>
        <w:rPr>
          <w:sz w:val="22"/>
          <w:szCs w:val="24"/>
        </w:rPr>
        <w:t xml:space="preserve"> be based only on one page with one or two functions requesting data from back-end system (let’s say predict function and recommend function)</w:t>
      </w:r>
      <w:r w:rsidR="00794C59">
        <w:rPr>
          <w:sz w:val="22"/>
          <w:szCs w:val="24"/>
        </w:rPr>
        <w:t>, the module for routing would not be quite large</w:t>
      </w:r>
      <w:r>
        <w:rPr>
          <w:sz w:val="22"/>
          <w:szCs w:val="24"/>
        </w:rPr>
        <w:t xml:space="preserve">. </w:t>
      </w:r>
      <w:r w:rsidR="00794C59">
        <w:rPr>
          <w:sz w:val="22"/>
          <w:szCs w:val="24"/>
        </w:rPr>
        <w:t>In this case, the powerful routing syntax of Django is fairly not needed whereas routing syntax</w:t>
      </w:r>
      <w:r w:rsidR="00E20C71">
        <w:rPr>
          <w:sz w:val="22"/>
          <w:szCs w:val="24"/>
        </w:rPr>
        <w:t xml:space="preserve"> of Flask should be sufficient</w:t>
      </w:r>
      <w:r w:rsidR="00794C59">
        <w:rPr>
          <w:sz w:val="22"/>
          <w:szCs w:val="24"/>
        </w:rPr>
        <w:t>.</w:t>
      </w:r>
      <w:r w:rsidR="00E20C71">
        <w:rPr>
          <w:sz w:val="22"/>
          <w:szCs w:val="24"/>
        </w:rPr>
        <w:t xml:space="preserve"> Django is more suitable for larger project where an integrative class of routing is better.</w:t>
      </w:r>
    </w:p>
    <w:p w14:paraId="79B6C060" w14:textId="2773BF00" w:rsidR="008C4A6C" w:rsidRDefault="008C4A6C">
      <w:pPr>
        <w:widowControl/>
        <w:jc w:val="left"/>
      </w:pPr>
      <w:r>
        <w:br w:type="page"/>
      </w:r>
    </w:p>
    <w:p w14:paraId="7936EB3C" w14:textId="575791F2" w:rsidR="008C4A6C" w:rsidRDefault="008C4A6C" w:rsidP="00650A93">
      <w:pPr>
        <w:pStyle w:val="3"/>
        <w:numPr>
          <w:ilvl w:val="0"/>
          <w:numId w:val="1"/>
        </w:numPr>
        <w:spacing w:line="360" w:lineRule="auto"/>
        <w:rPr>
          <w:sz w:val="36"/>
          <w:szCs w:val="24"/>
        </w:rPr>
      </w:pPr>
      <w:r>
        <w:rPr>
          <w:rFonts w:hint="eastAsia"/>
          <w:sz w:val="36"/>
          <w:szCs w:val="24"/>
        </w:rPr>
        <w:lastRenderedPageBreak/>
        <w:t>Approaches and Implementation</w:t>
      </w:r>
    </w:p>
    <w:p w14:paraId="54F897E0" w14:textId="34A15CC3" w:rsidR="008A4730" w:rsidRPr="008A4730" w:rsidRDefault="008A4730" w:rsidP="008A4730">
      <w:pPr>
        <w:spacing w:line="360" w:lineRule="auto"/>
        <w:rPr>
          <w:sz w:val="22"/>
          <w:szCs w:val="24"/>
        </w:rPr>
      </w:pPr>
      <w:r>
        <w:rPr>
          <w:sz w:val="22"/>
          <w:szCs w:val="24"/>
        </w:rPr>
        <w:t xml:space="preserve">This chapter starts </w:t>
      </w:r>
      <w:r w:rsidR="007D1599">
        <w:rPr>
          <w:sz w:val="22"/>
          <w:szCs w:val="24"/>
        </w:rPr>
        <w:t>with</w:t>
      </w:r>
      <w:r w:rsidR="009A0213">
        <w:rPr>
          <w:sz w:val="22"/>
          <w:szCs w:val="24"/>
        </w:rPr>
        <w:t xml:space="preserve"> the creation of dataset</w:t>
      </w:r>
      <w:r w:rsidR="00525D0E">
        <w:rPr>
          <w:sz w:val="22"/>
          <w:szCs w:val="24"/>
        </w:rPr>
        <w:t xml:space="preserve">. </w:t>
      </w:r>
      <w:r w:rsidR="001C64B9">
        <w:rPr>
          <w:sz w:val="22"/>
          <w:szCs w:val="24"/>
        </w:rPr>
        <w:t>Then</w:t>
      </w:r>
      <w:r w:rsidR="00525D0E">
        <w:rPr>
          <w:sz w:val="22"/>
          <w:szCs w:val="24"/>
        </w:rPr>
        <w:t xml:space="preserve">, heroes’ combo is added as feature of the data trailing with the part of model training which explains the selection of estimators and the fusion of </w:t>
      </w:r>
      <w:r w:rsidR="001C64B9">
        <w:rPr>
          <w:sz w:val="22"/>
          <w:szCs w:val="24"/>
        </w:rPr>
        <w:t>trained models</w:t>
      </w:r>
      <w:r w:rsidR="00525D0E">
        <w:rPr>
          <w:sz w:val="22"/>
          <w:szCs w:val="24"/>
        </w:rPr>
        <w:t xml:space="preserve">. </w:t>
      </w:r>
      <w:r w:rsidR="00B072D1">
        <w:rPr>
          <w:sz w:val="22"/>
          <w:szCs w:val="24"/>
        </w:rPr>
        <w:t xml:space="preserve">This chapter also specifies the process of packaging the model </w:t>
      </w:r>
      <w:r w:rsidR="00525D0E">
        <w:rPr>
          <w:sz w:val="22"/>
          <w:szCs w:val="24"/>
        </w:rPr>
        <w:t xml:space="preserve">generated </w:t>
      </w:r>
      <w:r w:rsidR="00B072D1">
        <w:rPr>
          <w:sz w:val="22"/>
          <w:szCs w:val="24"/>
        </w:rPr>
        <w:t>so that it could be available for Flask</w:t>
      </w:r>
      <w:r w:rsidR="00ED55E9">
        <w:rPr>
          <w:sz w:val="22"/>
          <w:szCs w:val="24"/>
        </w:rPr>
        <w:t xml:space="preserve"> application</w:t>
      </w:r>
      <w:r w:rsidR="00B072D1">
        <w:rPr>
          <w:sz w:val="22"/>
          <w:szCs w:val="24"/>
        </w:rPr>
        <w:t xml:space="preserve"> to access. </w:t>
      </w:r>
      <w:r w:rsidR="00131168">
        <w:rPr>
          <w:sz w:val="22"/>
          <w:szCs w:val="24"/>
        </w:rPr>
        <w:t xml:space="preserve">The end of this chapter update the architecture of this project with MTV architecture as well as </w:t>
      </w:r>
      <w:r w:rsidR="0026280F">
        <w:rPr>
          <w:sz w:val="22"/>
          <w:szCs w:val="24"/>
        </w:rPr>
        <w:t>the implementations details of Flask application</w:t>
      </w:r>
      <w:r w:rsidR="001C64B9">
        <w:rPr>
          <w:sz w:val="22"/>
          <w:szCs w:val="24"/>
        </w:rPr>
        <w:t xml:space="preserve"> on the basis of architecture.</w:t>
      </w:r>
    </w:p>
    <w:p w14:paraId="4AEB5129" w14:textId="1E893DD1" w:rsidR="008C4A6C" w:rsidRDefault="008C4A6C" w:rsidP="00650A93">
      <w:pPr>
        <w:pStyle w:val="3"/>
        <w:numPr>
          <w:ilvl w:val="1"/>
          <w:numId w:val="1"/>
        </w:numPr>
        <w:spacing w:line="360" w:lineRule="auto"/>
        <w:rPr>
          <w:szCs w:val="32"/>
        </w:rPr>
      </w:pPr>
      <w:r w:rsidRPr="000649AE">
        <w:rPr>
          <w:rFonts w:hint="eastAsia"/>
          <w:szCs w:val="32"/>
        </w:rPr>
        <w:t xml:space="preserve">Dataset </w:t>
      </w:r>
      <w:r w:rsidR="008A4730">
        <w:rPr>
          <w:szCs w:val="32"/>
        </w:rPr>
        <w:t>creation</w:t>
      </w:r>
    </w:p>
    <w:p w14:paraId="22B5A387" w14:textId="2C074CC4" w:rsidR="00011305" w:rsidRDefault="00011305" w:rsidP="008C4A6C">
      <w:pPr>
        <w:spacing w:line="360" w:lineRule="auto"/>
        <w:rPr>
          <w:sz w:val="22"/>
          <w:szCs w:val="24"/>
        </w:rPr>
      </w:pPr>
      <w:r>
        <w:rPr>
          <w:rFonts w:hint="eastAsia"/>
          <w:sz w:val="22"/>
          <w:szCs w:val="24"/>
        </w:rPr>
        <w:t>G</w:t>
      </w:r>
      <w:r>
        <w:rPr>
          <w:sz w:val="22"/>
          <w:szCs w:val="24"/>
        </w:rPr>
        <w:t>iven in Chapter 1.2, DOTA2 is selected to be the target MOBA game in this thesis because that its operat</w:t>
      </w:r>
      <w:r w:rsidR="007D0D6D">
        <w:rPr>
          <w:sz w:val="22"/>
          <w:szCs w:val="24"/>
        </w:rPr>
        <w:t>or</w:t>
      </w:r>
      <w:r>
        <w:rPr>
          <w:sz w:val="22"/>
          <w:szCs w:val="24"/>
        </w:rPr>
        <w:t xml:space="preserve"> company, Valve</w:t>
      </w:r>
      <w:r w:rsidR="007D0D6D">
        <w:rPr>
          <w:sz w:val="22"/>
          <w:szCs w:val="24"/>
        </w:rPr>
        <w:t>,</w:t>
      </w:r>
      <w:r>
        <w:rPr>
          <w:rFonts w:hint="eastAsia"/>
          <w:sz w:val="22"/>
          <w:szCs w:val="24"/>
        </w:rPr>
        <w:t xml:space="preserve"> </w:t>
      </w:r>
      <w:r w:rsidR="008C4A6C">
        <w:rPr>
          <w:rFonts w:hint="eastAsia"/>
          <w:sz w:val="22"/>
          <w:szCs w:val="24"/>
        </w:rPr>
        <w:t>provid</w:t>
      </w:r>
      <w:r w:rsidR="007D0D6D">
        <w:rPr>
          <w:sz w:val="22"/>
          <w:szCs w:val="24"/>
        </w:rPr>
        <w:t>es</w:t>
      </w:r>
      <w:r w:rsidR="008C4A6C">
        <w:rPr>
          <w:rFonts w:hint="eastAsia"/>
          <w:sz w:val="22"/>
          <w:szCs w:val="24"/>
        </w:rPr>
        <w:t xml:space="preserve"> web API for third party developers and researchers, including API for public match data query.</w:t>
      </w:r>
    </w:p>
    <w:p w14:paraId="40956F2E" w14:textId="7AA6C974" w:rsidR="008C4A6C" w:rsidRDefault="008C4A6C" w:rsidP="008C4A6C">
      <w:pPr>
        <w:spacing w:line="360" w:lineRule="auto"/>
        <w:rPr>
          <w:sz w:val="22"/>
          <w:szCs w:val="24"/>
        </w:rPr>
      </w:pPr>
      <w:r>
        <w:rPr>
          <w:rFonts w:hint="eastAsia"/>
          <w:sz w:val="22"/>
          <w:szCs w:val="24"/>
        </w:rPr>
        <w:t>However</w:t>
      </w:r>
      <w:r w:rsidR="00011305">
        <w:rPr>
          <w:sz w:val="22"/>
          <w:szCs w:val="24"/>
        </w:rPr>
        <w:t>, not many</w:t>
      </w:r>
      <w:r>
        <w:rPr>
          <w:rFonts w:hint="eastAsia"/>
          <w:sz w:val="22"/>
          <w:szCs w:val="24"/>
        </w:rPr>
        <w:t xml:space="preserve"> </w:t>
      </w:r>
      <w:r w:rsidR="00521BB8">
        <w:rPr>
          <w:sz w:val="22"/>
          <w:szCs w:val="24"/>
        </w:rPr>
        <w:t>documents</w:t>
      </w:r>
      <w:r>
        <w:rPr>
          <w:rFonts w:hint="eastAsia"/>
          <w:sz w:val="22"/>
          <w:szCs w:val="24"/>
        </w:rPr>
        <w:t xml:space="preserve"> </w:t>
      </w:r>
      <w:r w:rsidR="00011305">
        <w:rPr>
          <w:sz w:val="22"/>
          <w:szCs w:val="24"/>
        </w:rPr>
        <w:t xml:space="preserve">is </w:t>
      </w:r>
      <w:r>
        <w:rPr>
          <w:rFonts w:hint="eastAsia"/>
          <w:sz w:val="22"/>
          <w:szCs w:val="24"/>
        </w:rPr>
        <w:t>available online for the original web API. In order to get easy-to-use API, th</w:t>
      </w:r>
      <w:r w:rsidR="00011305">
        <w:rPr>
          <w:sz w:val="22"/>
          <w:szCs w:val="24"/>
        </w:rPr>
        <w:t>is</w:t>
      </w:r>
      <w:r>
        <w:rPr>
          <w:rFonts w:hint="eastAsia"/>
          <w:sz w:val="22"/>
          <w:szCs w:val="24"/>
        </w:rPr>
        <w:t xml:space="preserve"> </w:t>
      </w:r>
      <w:r w:rsidR="00011305">
        <w:rPr>
          <w:sz w:val="22"/>
          <w:szCs w:val="24"/>
        </w:rPr>
        <w:t>project</w:t>
      </w:r>
      <w:r>
        <w:rPr>
          <w:rFonts w:hint="eastAsia"/>
          <w:sz w:val="22"/>
          <w:szCs w:val="24"/>
        </w:rPr>
        <w:t xml:space="preserve"> used API provided by another third-party developer, Open</w:t>
      </w:r>
      <w:r w:rsidR="00521BB8">
        <w:rPr>
          <w:sz w:val="22"/>
          <w:szCs w:val="24"/>
        </w:rPr>
        <w:t xml:space="preserve"> </w:t>
      </w:r>
      <w:r>
        <w:rPr>
          <w:rFonts w:hint="eastAsia"/>
          <w:sz w:val="22"/>
          <w:szCs w:val="24"/>
        </w:rPr>
        <w:t xml:space="preserve">Dota. The free version of the public API </w:t>
      </w:r>
      <w:r w:rsidR="00011305">
        <w:rPr>
          <w:sz w:val="22"/>
          <w:szCs w:val="24"/>
        </w:rPr>
        <w:t>is able to</w:t>
      </w:r>
      <w:r>
        <w:rPr>
          <w:rFonts w:hint="eastAsia"/>
          <w:sz w:val="22"/>
          <w:szCs w:val="24"/>
        </w:rPr>
        <w:t xml:space="preserve"> provide 50,000 requests per month, </w:t>
      </w:r>
      <w:r w:rsidR="00011305">
        <w:rPr>
          <w:sz w:val="22"/>
          <w:szCs w:val="24"/>
        </w:rPr>
        <w:t>where</w:t>
      </w:r>
      <w:r>
        <w:rPr>
          <w:rFonts w:hint="eastAsia"/>
          <w:sz w:val="22"/>
          <w:szCs w:val="24"/>
        </w:rPr>
        <w:t xml:space="preserve"> each request can get data for up to 100 public D</w:t>
      </w:r>
      <w:r w:rsidR="00011305">
        <w:rPr>
          <w:sz w:val="22"/>
          <w:szCs w:val="24"/>
        </w:rPr>
        <w:t>OTA</w:t>
      </w:r>
      <w:r>
        <w:rPr>
          <w:rFonts w:hint="eastAsia"/>
          <w:sz w:val="22"/>
          <w:szCs w:val="24"/>
        </w:rPr>
        <w:t xml:space="preserve">2 games, thus meeting the </w:t>
      </w:r>
      <w:r w:rsidR="00011305">
        <w:rPr>
          <w:sz w:val="22"/>
          <w:szCs w:val="24"/>
        </w:rPr>
        <w:t>requirement</w:t>
      </w:r>
      <w:r>
        <w:rPr>
          <w:rFonts w:hint="eastAsia"/>
          <w:sz w:val="22"/>
          <w:szCs w:val="24"/>
        </w:rPr>
        <w:t xml:space="preserve"> of the original data collection.</w:t>
      </w:r>
    </w:p>
    <w:p w14:paraId="74810A1E" w14:textId="42BBD1DF" w:rsidR="008A4730" w:rsidRPr="008A4730" w:rsidRDefault="0018414D" w:rsidP="00650A93">
      <w:pPr>
        <w:pStyle w:val="3"/>
        <w:numPr>
          <w:ilvl w:val="2"/>
          <w:numId w:val="1"/>
        </w:numPr>
        <w:spacing w:line="360" w:lineRule="auto"/>
        <w:rPr>
          <w:sz w:val="28"/>
          <w:szCs w:val="28"/>
        </w:rPr>
      </w:pPr>
      <w:r>
        <w:rPr>
          <w:sz w:val="28"/>
          <w:szCs w:val="28"/>
        </w:rPr>
        <w:t>Data c</w:t>
      </w:r>
      <w:r w:rsidR="008A4730">
        <w:rPr>
          <w:sz w:val="28"/>
          <w:szCs w:val="28"/>
        </w:rPr>
        <w:t>ollection module</w:t>
      </w:r>
    </w:p>
    <w:p w14:paraId="08ED9F9A" w14:textId="3F237C28" w:rsidR="008C4A6C" w:rsidRDefault="008C4A6C" w:rsidP="008C4A6C">
      <w:pPr>
        <w:spacing w:line="360" w:lineRule="auto"/>
        <w:rPr>
          <w:sz w:val="22"/>
          <w:szCs w:val="24"/>
        </w:rPr>
      </w:pPr>
      <w:r>
        <w:rPr>
          <w:rFonts w:hint="eastAsia"/>
          <w:sz w:val="22"/>
          <w:szCs w:val="24"/>
        </w:rPr>
        <w:t xml:space="preserve">In order to </w:t>
      </w:r>
      <w:r w:rsidR="00011305">
        <w:rPr>
          <w:sz w:val="22"/>
          <w:szCs w:val="24"/>
        </w:rPr>
        <w:t>first obtain the data from the public API</w:t>
      </w:r>
      <w:r>
        <w:rPr>
          <w:rFonts w:hint="eastAsia"/>
          <w:sz w:val="22"/>
          <w:szCs w:val="24"/>
        </w:rPr>
        <w:t xml:space="preserve">, a raw data collection module was built by </w:t>
      </w:r>
      <w:r w:rsidR="00011305">
        <w:rPr>
          <w:sz w:val="22"/>
          <w:szCs w:val="24"/>
        </w:rPr>
        <w:t>P</w:t>
      </w:r>
      <w:r>
        <w:rPr>
          <w:rFonts w:hint="eastAsia"/>
          <w:sz w:val="22"/>
          <w:szCs w:val="24"/>
        </w:rPr>
        <w:t>ython. The collection module is mainly composed of three parts, namely, the main module, the API request module and the data storage module.</w:t>
      </w:r>
    </w:p>
    <w:p w14:paraId="457C6CA1" w14:textId="08F059A1" w:rsidR="008B3DE3" w:rsidRDefault="008C4A6C" w:rsidP="008C4A6C">
      <w:pPr>
        <w:spacing w:line="360" w:lineRule="auto"/>
        <w:rPr>
          <w:sz w:val="22"/>
          <w:szCs w:val="24"/>
        </w:rPr>
      </w:pPr>
      <w:r>
        <w:rPr>
          <w:rFonts w:hint="eastAsia"/>
          <w:sz w:val="22"/>
          <w:szCs w:val="24"/>
        </w:rPr>
        <w:t xml:space="preserve">The main module is responsible for </w:t>
      </w:r>
      <w:r w:rsidR="008B3DE3">
        <w:rPr>
          <w:sz w:val="22"/>
          <w:szCs w:val="24"/>
        </w:rPr>
        <w:t>overall</w:t>
      </w:r>
      <w:r>
        <w:rPr>
          <w:rFonts w:hint="eastAsia"/>
          <w:sz w:val="22"/>
          <w:szCs w:val="24"/>
        </w:rPr>
        <w:t xml:space="preserve"> data collection and scheduling work</w:t>
      </w:r>
      <w:r w:rsidR="008B3DE3">
        <w:rPr>
          <w:sz w:val="22"/>
          <w:szCs w:val="24"/>
        </w:rPr>
        <w:t>. It is implemented for firing other modules in the program. Running the main module firstly loads the pre-set API request URL, dispatching the API request module to make data requests. Then, the original data returns through the data storage module and is stored as a file.</w:t>
      </w:r>
    </w:p>
    <w:p w14:paraId="2A9E4D58" w14:textId="367022F7" w:rsidR="008C4A6C" w:rsidRDefault="008B3DE3" w:rsidP="008C4A6C">
      <w:pPr>
        <w:spacing w:line="360" w:lineRule="auto"/>
        <w:rPr>
          <w:sz w:val="22"/>
          <w:szCs w:val="24"/>
        </w:rPr>
      </w:pPr>
      <w:r w:rsidRPr="008B3DE3">
        <w:rPr>
          <w:sz w:val="22"/>
          <w:szCs w:val="24"/>
        </w:rPr>
        <w:t xml:space="preserve">The </w:t>
      </w:r>
      <w:r w:rsidR="008C4A6C">
        <w:rPr>
          <w:rFonts w:hint="eastAsia"/>
          <w:sz w:val="22"/>
          <w:szCs w:val="24"/>
        </w:rPr>
        <w:t>API request module is an auxiliary tool module, this module encapsulated the raw Web API provided by Open</w:t>
      </w:r>
      <w:r w:rsidR="00521BB8">
        <w:rPr>
          <w:sz w:val="22"/>
          <w:szCs w:val="24"/>
        </w:rPr>
        <w:t xml:space="preserve"> </w:t>
      </w:r>
      <w:r w:rsidR="008C4A6C">
        <w:rPr>
          <w:rFonts w:hint="eastAsia"/>
          <w:sz w:val="22"/>
          <w:szCs w:val="24"/>
        </w:rPr>
        <w:t xml:space="preserve">Dota and provide </w:t>
      </w:r>
      <w:r>
        <w:rPr>
          <w:sz w:val="22"/>
          <w:szCs w:val="24"/>
        </w:rPr>
        <w:t>P</w:t>
      </w:r>
      <w:r w:rsidR="008C4A6C">
        <w:rPr>
          <w:rFonts w:hint="eastAsia"/>
          <w:sz w:val="22"/>
          <w:szCs w:val="24"/>
        </w:rPr>
        <w:t xml:space="preserve">ython API interfaces </w:t>
      </w:r>
      <w:r>
        <w:rPr>
          <w:sz w:val="22"/>
          <w:szCs w:val="24"/>
        </w:rPr>
        <w:t>for</w:t>
      </w:r>
      <w:r w:rsidR="008C4A6C">
        <w:rPr>
          <w:rFonts w:hint="eastAsia"/>
          <w:sz w:val="22"/>
          <w:szCs w:val="24"/>
        </w:rPr>
        <w:t xml:space="preserve"> the main module to call</w:t>
      </w:r>
      <w:r>
        <w:rPr>
          <w:sz w:val="22"/>
          <w:szCs w:val="24"/>
        </w:rPr>
        <w:t>. T</w:t>
      </w:r>
      <w:r w:rsidR="008C4A6C">
        <w:rPr>
          <w:rFonts w:hint="eastAsia"/>
          <w:sz w:val="22"/>
          <w:szCs w:val="24"/>
        </w:rPr>
        <w:t xml:space="preserve">he </w:t>
      </w:r>
      <w:r w:rsidR="008C4A6C">
        <w:rPr>
          <w:rFonts w:hint="eastAsia"/>
          <w:sz w:val="22"/>
          <w:szCs w:val="24"/>
        </w:rPr>
        <w:lastRenderedPageBreak/>
        <w:t xml:space="preserve">encapsulated API has public match details request, hero information request </w:t>
      </w:r>
      <w:r>
        <w:rPr>
          <w:sz w:val="22"/>
          <w:szCs w:val="24"/>
        </w:rPr>
        <w:t>etc</w:t>
      </w:r>
      <w:r w:rsidR="008C4A6C">
        <w:rPr>
          <w:rFonts w:hint="eastAsia"/>
          <w:sz w:val="22"/>
          <w:szCs w:val="24"/>
        </w:rPr>
        <w:t>.</w:t>
      </w:r>
    </w:p>
    <w:p w14:paraId="22ED626C" w14:textId="74F328BB" w:rsidR="008B3DE3" w:rsidRDefault="008C4A6C" w:rsidP="008C4A6C">
      <w:pPr>
        <w:spacing w:line="360" w:lineRule="auto"/>
        <w:rPr>
          <w:sz w:val="22"/>
          <w:szCs w:val="24"/>
        </w:rPr>
      </w:pPr>
      <w:r>
        <w:rPr>
          <w:rFonts w:hint="eastAsia"/>
          <w:sz w:val="22"/>
          <w:szCs w:val="24"/>
        </w:rPr>
        <w:t>The data storage module is also an accessibility module</w:t>
      </w:r>
      <w:r w:rsidR="008B3DE3">
        <w:rPr>
          <w:sz w:val="22"/>
          <w:szCs w:val="24"/>
        </w:rPr>
        <w:t xml:space="preserve"> </w:t>
      </w:r>
      <w:r>
        <w:rPr>
          <w:rFonts w:hint="eastAsia"/>
          <w:sz w:val="22"/>
          <w:szCs w:val="24"/>
        </w:rPr>
        <w:t xml:space="preserve">which is primarily responsible for tracking and storing two kinds of data: </w:t>
      </w:r>
    </w:p>
    <w:p w14:paraId="0F23E7C9" w14:textId="60EA44C7" w:rsidR="008B3DE3" w:rsidRDefault="008C4A6C" w:rsidP="008C4A6C">
      <w:pPr>
        <w:spacing w:line="360" w:lineRule="auto"/>
        <w:rPr>
          <w:sz w:val="22"/>
          <w:szCs w:val="24"/>
        </w:rPr>
      </w:pPr>
      <w:r>
        <w:rPr>
          <w:rFonts w:hint="eastAsia"/>
          <w:sz w:val="22"/>
          <w:szCs w:val="24"/>
        </w:rPr>
        <w:t>(1)</w:t>
      </w:r>
      <w:r w:rsidR="008B3DE3">
        <w:rPr>
          <w:sz w:val="22"/>
          <w:szCs w:val="24"/>
        </w:rPr>
        <w:t xml:space="preserve"> The raw data from the public API is stored in</w:t>
      </w:r>
      <w:r w:rsidR="008E41E5">
        <w:rPr>
          <w:sz w:val="22"/>
          <w:szCs w:val="24"/>
        </w:rPr>
        <w:t xml:space="preserve"> JSON format </w:t>
      </w:r>
      <w:r w:rsidR="007D0D6D">
        <w:rPr>
          <w:sz w:val="22"/>
          <w:szCs w:val="24"/>
        </w:rPr>
        <w:t>for subsequent operation</w:t>
      </w:r>
      <w:r>
        <w:rPr>
          <w:rFonts w:hint="eastAsia"/>
          <w:sz w:val="22"/>
          <w:szCs w:val="24"/>
        </w:rPr>
        <w:t xml:space="preserve">; </w:t>
      </w:r>
    </w:p>
    <w:p w14:paraId="5F29AAD5" w14:textId="165D71D1" w:rsidR="008C4A6C" w:rsidRDefault="002E1F06" w:rsidP="008C4A6C">
      <w:pPr>
        <w:spacing w:line="360" w:lineRule="auto"/>
        <w:rPr>
          <w:sz w:val="22"/>
          <w:szCs w:val="24"/>
        </w:rPr>
      </w:pPr>
      <w:r>
        <w:rPr>
          <w:noProof/>
          <w:sz w:val="22"/>
          <w:szCs w:val="24"/>
        </w:rPr>
        <w:drawing>
          <wp:anchor distT="0" distB="0" distL="114300" distR="114300" simplePos="0" relativeHeight="251669504" behindDoc="0" locked="0" layoutInCell="1" allowOverlap="1" wp14:anchorId="032959CA" wp14:editId="256BA907">
            <wp:simplePos x="0" y="0"/>
            <wp:positionH relativeFrom="margin">
              <wp:align>right</wp:align>
            </wp:positionH>
            <wp:positionV relativeFrom="paragraph">
              <wp:posOffset>442937</wp:posOffset>
            </wp:positionV>
            <wp:extent cx="5728335" cy="6977380"/>
            <wp:effectExtent l="0" t="0" r="0" b="0"/>
            <wp:wrapTopAndBottom/>
            <wp:docPr id="2" name="图片 2" descr="data_collection_module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ata_collection_module_flowchart"/>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8335" cy="6977380"/>
                    </a:xfrm>
                    <a:prstGeom prst="rect">
                      <a:avLst/>
                    </a:prstGeom>
                  </pic:spPr>
                </pic:pic>
              </a:graphicData>
            </a:graphic>
            <wp14:sizeRelH relativeFrom="page">
              <wp14:pctWidth>0</wp14:pctWidth>
            </wp14:sizeRelH>
            <wp14:sizeRelV relativeFrom="page">
              <wp14:pctHeight>0</wp14:pctHeight>
            </wp14:sizeRelV>
          </wp:anchor>
        </w:drawing>
      </w:r>
      <w:r w:rsidR="008C4A6C">
        <w:rPr>
          <w:rFonts w:hint="eastAsia"/>
          <w:sz w:val="22"/>
          <w:szCs w:val="24"/>
        </w:rPr>
        <w:t xml:space="preserve">(2) </w:t>
      </w:r>
      <w:r w:rsidR="008B3DE3">
        <w:rPr>
          <w:sz w:val="22"/>
          <w:szCs w:val="24"/>
        </w:rPr>
        <w:t>The match ids which have already been collected are stored preventing repeating operation</w:t>
      </w:r>
      <w:r w:rsidR="008C4A6C">
        <w:rPr>
          <w:rFonts w:hint="eastAsia"/>
          <w:sz w:val="22"/>
          <w:szCs w:val="24"/>
        </w:rPr>
        <w:t>.</w:t>
      </w:r>
    </w:p>
    <w:p w14:paraId="67F6AAAC" w14:textId="064605A9" w:rsidR="008A4730" w:rsidRPr="008A4730" w:rsidRDefault="008A4730" w:rsidP="00650A93">
      <w:pPr>
        <w:pStyle w:val="3"/>
        <w:numPr>
          <w:ilvl w:val="2"/>
          <w:numId w:val="1"/>
        </w:numPr>
        <w:spacing w:line="360" w:lineRule="auto"/>
        <w:rPr>
          <w:sz w:val="28"/>
          <w:szCs w:val="28"/>
        </w:rPr>
      </w:pPr>
      <w:r>
        <w:rPr>
          <w:sz w:val="28"/>
          <w:szCs w:val="28"/>
        </w:rPr>
        <w:lastRenderedPageBreak/>
        <w:t>Raw data pre-processing</w:t>
      </w:r>
    </w:p>
    <w:p w14:paraId="34C584DB" w14:textId="0010FA62" w:rsidR="00023E3A" w:rsidRDefault="008C4A6C" w:rsidP="008C4A6C">
      <w:pPr>
        <w:spacing w:line="360" w:lineRule="auto"/>
        <w:rPr>
          <w:sz w:val="22"/>
          <w:szCs w:val="24"/>
        </w:rPr>
      </w:pPr>
      <w:r>
        <w:rPr>
          <w:rFonts w:hint="eastAsia"/>
          <w:sz w:val="22"/>
          <w:szCs w:val="24"/>
        </w:rPr>
        <w:t xml:space="preserve">Through the data collection module, </w:t>
      </w:r>
      <w:r w:rsidR="00F07F0F">
        <w:rPr>
          <w:sz w:val="22"/>
          <w:szCs w:val="24"/>
        </w:rPr>
        <w:t>approximately</w:t>
      </w:r>
      <w:r>
        <w:rPr>
          <w:rFonts w:hint="eastAsia"/>
          <w:sz w:val="22"/>
          <w:szCs w:val="24"/>
        </w:rPr>
        <w:t xml:space="preserve"> 150,000</w:t>
      </w:r>
      <w:r w:rsidR="007D0D6D">
        <w:rPr>
          <w:sz w:val="22"/>
          <w:szCs w:val="24"/>
        </w:rPr>
        <w:t xml:space="preserve"> DOTA</w:t>
      </w:r>
      <w:r>
        <w:rPr>
          <w:rFonts w:hint="eastAsia"/>
          <w:sz w:val="22"/>
          <w:szCs w:val="24"/>
        </w:rPr>
        <w:t>2 match data w</w:t>
      </w:r>
      <w:r w:rsidR="00F07F0F">
        <w:rPr>
          <w:sz w:val="22"/>
          <w:szCs w:val="24"/>
        </w:rPr>
        <w:t>ere</w:t>
      </w:r>
      <w:r>
        <w:rPr>
          <w:rFonts w:hint="eastAsia"/>
          <w:sz w:val="22"/>
          <w:szCs w:val="24"/>
        </w:rPr>
        <w:t xml:space="preserve"> collected</w:t>
      </w:r>
      <w:r w:rsidR="00F07F0F">
        <w:rPr>
          <w:sz w:val="22"/>
          <w:szCs w:val="24"/>
        </w:rPr>
        <w:t xml:space="preserve"> which are definitely enough for model training.</w:t>
      </w:r>
      <w:r w:rsidR="00023E3A">
        <w:rPr>
          <w:sz w:val="22"/>
          <w:szCs w:val="24"/>
        </w:rPr>
        <w:t xml:space="preserve"> Without pre-processing, </w:t>
      </w:r>
      <w:r w:rsidR="00F07F0F">
        <w:rPr>
          <w:sz w:val="22"/>
          <w:szCs w:val="24"/>
        </w:rPr>
        <w:t xml:space="preserve">each piece of </w:t>
      </w:r>
      <w:r w:rsidR="00023E3A">
        <w:rPr>
          <w:sz w:val="22"/>
          <w:szCs w:val="24"/>
        </w:rPr>
        <w:t>the raw data has the format as follow.</w:t>
      </w:r>
    </w:p>
    <w:tbl>
      <w:tblPr>
        <w:tblStyle w:val="a4"/>
        <w:tblW w:w="0" w:type="auto"/>
        <w:tblLook w:val="04A0" w:firstRow="1" w:lastRow="0" w:firstColumn="1" w:lastColumn="0" w:noHBand="0" w:noVBand="1"/>
      </w:tblPr>
      <w:tblGrid>
        <w:gridCol w:w="4509"/>
        <w:gridCol w:w="4507"/>
      </w:tblGrid>
      <w:tr w:rsidR="00023E3A" w14:paraId="41E16135" w14:textId="77777777" w:rsidTr="00030FA2">
        <w:trPr>
          <w:ins w:id="0" w:author="Sky" w:date="2021-01-17T22:05:00Z"/>
        </w:trPr>
        <w:tc>
          <w:tcPr>
            <w:tcW w:w="4621" w:type="dxa"/>
          </w:tcPr>
          <w:p w14:paraId="6E5584A3" w14:textId="1655FF93" w:rsidR="00023E3A" w:rsidRDefault="00534BC5" w:rsidP="00030FA2">
            <w:pPr>
              <w:spacing w:line="360" w:lineRule="auto"/>
              <w:rPr>
                <w:ins w:id="1" w:author="Sky" w:date="2021-01-17T22:05:00Z"/>
                <w:sz w:val="22"/>
                <w:szCs w:val="24"/>
              </w:rPr>
            </w:pPr>
            <w:r>
              <w:rPr>
                <w:sz w:val="22"/>
                <w:szCs w:val="24"/>
              </w:rPr>
              <w:t>Elements</w:t>
            </w:r>
          </w:p>
        </w:tc>
        <w:tc>
          <w:tcPr>
            <w:tcW w:w="4621" w:type="dxa"/>
          </w:tcPr>
          <w:p w14:paraId="61CE495D" w14:textId="77777777" w:rsidR="00023E3A" w:rsidRDefault="00023E3A" w:rsidP="00030FA2">
            <w:pPr>
              <w:spacing w:line="360" w:lineRule="auto"/>
              <w:rPr>
                <w:ins w:id="2" w:author="Sky" w:date="2021-01-17T22:05:00Z"/>
                <w:sz w:val="22"/>
                <w:szCs w:val="24"/>
              </w:rPr>
            </w:pPr>
            <w:ins w:id="3" w:author="Sky" w:date="2021-01-17T22:05:00Z">
              <w:r>
                <w:rPr>
                  <w:rFonts w:hint="eastAsia"/>
                  <w:sz w:val="22"/>
                  <w:szCs w:val="24"/>
                </w:rPr>
                <w:t>Data Type</w:t>
              </w:r>
            </w:ins>
          </w:p>
        </w:tc>
      </w:tr>
      <w:tr w:rsidR="00023E3A" w14:paraId="24CE7717" w14:textId="77777777" w:rsidTr="00030FA2">
        <w:trPr>
          <w:ins w:id="4" w:author="Sky" w:date="2021-01-17T22:05:00Z"/>
        </w:trPr>
        <w:tc>
          <w:tcPr>
            <w:tcW w:w="4621" w:type="dxa"/>
          </w:tcPr>
          <w:p w14:paraId="7E5B01B8" w14:textId="51A6C59C" w:rsidR="00023E3A" w:rsidRDefault="00023E3A" w:rsidP="00030FA2">
            <w:pPr>
              <w:spacing w:line="360" w:lineRule="auto"/>
              <w:rPr>
                <w:ins w:id="5" w:author="Sky" w:date="2021-01-17T22:05:00Z"/>
                <w:sz w:val="22"/>
                <w:szCs w:val="24"/>
              </w:rPr>
            </w:pPr>
            <w:ins w:id="6" w:author="Sky" w:date="2021-01-17T22:05:00Z">
              <w:r>
                <w:rPr>
                  <w:rFonts w:hint="eastAsia"/>
                  <w:sz w:val="22"/>
                  <w:szCs w:val="24"/>
                </w:rPr>
                <w:t>Match</w:t>
              </w:r>
            </w:ins>
            <w:r>
              <w:rPr>
                <w:sz w:val="22"/>
                <w:szCs w:val="24"/>
              </w:rPr>
              <w:t xml:space="preserve"> </w:t>
            </w:r>
            <w:ins w:id="7" w:author="Sky" w:date="2021-01-17T22:05:00Z">
              <w:r>
                <w:rPr>
                  <w:rFonts w:hint="eastAsia"/>
                  <w:sz w:val="22"/>
                  <w:szCs w:val="24"/>
                </w:rPr>
                <w:t>id</w:t>
              </w:r>
            </w:ins>
          </w:p>
        </w:tc>
        <w:tc>
          <w:tcPr>
            <w:tcW w:w="4621" w:type="dxa"/>
          </w:tcPr>
          <w:p w14:paraId="045DFD63" w14:textId="77777777" w:rsidR="00023E3A" w:rsidRDefault="00023E3A" w:rsidP="00030FA2">
            <w:pPr>
              <w:spacing w:line="360" w:lineRule="auto"/>
              <w:rPr>
                <w:ins w:id="8" w:author="Sky" w:date="2021-01-17T22:05:00Z"/>
                <w:sz w:val="22"/>
                <w:szCs w:val="24"/>
              </w:rPr>
            </w:pPr>
            <w:ins w:id="9" w:author="Sky" w:date="2021-01-17T22:06:00Z">
              <w:r>
                <w:rPr>
                  <w:rFonts w:hint="eastAsia"/>
                  <w:sz w:val="22"/>
                  <w:szCs w:val="24"/>
                </w:rPr>
                <w:t>Integer</w:t>
              </w:r>
            </w:ins>
          </w:p>
        </w:tc>
      </w:tr>
      <w:tr w:rsidR="00023E3A" w14:paraId="1F9C120A" w14:textId="77777777" w:rsidTr="00030FA2">
        <w:tc>
          <w:tcPr>
            <w:tcW w:w="4621" w:type="dxa"/>
          </w:tcPr>
          <w:p w14:paraId="28F1E8B0" w14:textId="2DC3E2D8" w:rsidR="00023E3A" w:rsidRDefault="00023E3A" w:rsidP="00030FA2">
            <w:pPr>
              <w:spacing w:line="360" w:lineRule="auto"/>
              <w:rPr>
                <w:rFonts w:hint="eastAsia"/>
                <w:sz w:val="22"/>
                <w:szCs w:val="24"/>
              </w:rPr>
            </w:pPr>
            <w:r>
              <w:rPr>
                <w:rFonts w:hint="eastAsia"/>
                <w:sz w:val="22"/>
                <w:szCs w:val="24"/>
              </w:rPr>
              <w:t>M</w:t>
            </w:r>
            <w:r>
              <w:rPr>
                <w:sz w:val="22"/>
                <w:szCs w:val="24"/>
              </w:rPr>
              <w:t>atch version</w:t>
            </w:r>
          </w:p>
        </w:tc>
        <w:tc>
          <w:tcPr>
            <w:tcW w:w="4621" w:type="dxa"/>
          </w:tcPr>
          <w:p w14:paraId="637877E2" w14:textId="30FE1D15" w:rsidR="00023E3A" w:rsidRDefault="00023E3A" w:rsidP="00030FA2">
            <w:pPr>
              <w:spacing w:line="360" w:lineRule="auto"/>
              <w:rPr>
                <w:rFonts w:hint="eastAsia"/>
                <w:sz w:val="22"/>
                <w:szCs w:val="24"/>
              </w:rPr>
            </w:pPr>
            <w:r>
              <w:rPr>
                <w:rFonts w:hint="eastAsia"/>
                <w:sz w:val="22"/>
                <w:szCs w:val="24"/>
              </w:rPr>
              <w:t>F</w:t>
            </w:r>
            <w:r>
              <w:rPr>
                <w:sz w:val="22"/>
                <w:szCs w:val="24"/>
              </w:rPr>
              <w:t>loat</w:t>
            </w:r>
          </w:p>
        </w:tc>
      </w:tr>
      <w:tr w:rsidR="00023E3A" w14:paraId="1621D9DD" w14:textId="77777777" w:rsidTr="00030FA2">
        <w:tc>
          <w:tcPr>
            <w:tcW w:w="4621" w:type="dxa"/>
          </w:tcPr>
          <w:p w14:paraId="63E9B509" w14:textId="5B8B3908" w:rsidR="00023E3A" w:rsidRDefault="00023E3A" w:rsidP="00030FA2">
            <w:pPr>
              <w:spacing w:line="360" w:lineRule="auto"/>
              <w:rPr>
                <w:rFonts w:hint="eastAsia"/>
                <w:sz w:val="22"/>
                <w:szCs w:val="24"/>
              </w:rPr>
            </w:pPr>
            <w:r>
              <w:rPr>
                <w:rFonts w:hint="eastAsia"/>
                <w:sz w:val="22"/>
                <w:szCs w:val="24"/>
              </w:rPr>
              <w:t>M</w:t>
            </w:r>
            <w:r>
              <w:rPr>
                <w:sz w:val="22"/>
                <w:szCs w:val="24"/>
              </w:rPr>
              <w:t>atch start time</w:t>
            </w:r>
          </w:p>
        </w:tc>
        <w:tc>
          <w:tcPr>
            <w:tcW w:w="4621" w:type="dxa"/>
          </w:tcPr>
          <w:p w14:paraId="17D3098B" w14:textId="48606B8B" w:rsidR="00023E3A" w:rsidRDefault="00023E3A" w:rsidP="00030FA2">
            <w:pPr>
              <w:spacing w:line="360" w:lineRule="auto"/>
              <w:rPr>
                <w:rFonts w:hint="eastAsia"/>
                <w:sz w:val="22"/>
                <w:szCs w:val="24"/>
              </w:rPr>
            </w:pPr>
            <w:r>
              <w:rPr>
                <w:rFonts w:hint="eastAsia"/>
                <w:sz w:val="22"/>
                <w:szCs w:val="24"/>
              </w:rPr>
              <w:t>F</w:t>
            </w:r>
            <w:r>
              <w:rPr>
                <w:sz w:val="22"/>
                <w:szCs w:val="24"/>
              </w:rPr>
              <w:t>loat</w:t>
            </w:r>
          </w:p>
        </w:tc>
      </w:tr>
      <w:tr w:rsidR="00CF104A" w14:paraId="50FA8896" w14:textId="77777777" w:rsidTr="00030FA2">
        <w:tc>
          <w:tcPr>
            <w:tcW w:w="4621" w:type="dxa"/>
          </w:tcPr>
          <w:p w14:paraId="1B9728AD" w14:textId="6C9004E5" w:rsidR="00CF104A" w:rsidRDefault="00CF104A" w:rsidP="00030FA2">
            <w:pPr>
              <w:spacing w:line="360" w:lineRule="auto"/>
              <w:rPr>
                <w:rFonts w:hint="eastAsia"/>
                <w:sz w:val="22"/>
                <w:szCs w:val="24"/>
              </w:rPr>
            </w:pPr>
            <w:r>
              <w:rPr>
                <w:rFonts w:hint="eastAsia"/>
                <w:sz w:val="22"/>
                <w:szCs w:val="24"/>
              </w:rPr>
              <w:t>G</w:t>
            </w:r>
            <w:r>
              <w:rPr>
                <w:sz w:val="22"/>
                <w:szCs w:val="24"/>
              </w:rPr>
              <w:t>ame server</w:t>
            </w:r>
          </w:p>
        </w:tc>
        <w:tc>
          <w:tcPr>
            <w:tcW w:w="4621" w:type="dxa"/>
          </w:tcPr>
          <w:p w14:paraId="11003B95" w14:textId="38FA07FB" w:rsidR="00CF104A" w:rsidRDefault="00F07F0F" w:rsidP="00030FA2">
            <w:pPr>
              <w:spacing w:line="360" w:lineRule="auto"/>
              <w:rPr>
                <w:rFonts w:hint="eastAsia"/>
                <w:sz w:val="22"/>
                <w:szCs w:val="24"/>
              </w:rPr>
            </w:pPr>
            <w:r>
              <w:rPr>
                <w:sz w:val="22"/>
                <w:szCs w:val="24"/>
              </w:rPr>
              <w:t>String</w:t>
            </w:r>
          </w:p>
        </w:tc>
      </w:tr>
      <w:tr w:rsidR="00023E3A" w14:paraId="433C2C61" w14:textId="77777777" w:rsidTr="00030FA2">
        <w:trPr>
          <w:ins w:id="10" w:author="Sky" w:date="2021-01-17T22:05:00Z"/>
        </w:trPr>
        <w:tc>
          <w:tcPr>
            <w:tcW w:w="4621" w:type="dxa"/>
          </w:tcPr>
          <w:p w14:paraId="1FBB62B5" w14:textId="77777777" w:rsidR="00023E3A" w:rsidRDefault="00023E3A" w:rsidP="00030FA2">
            <w:pPr>
              <w:spacing w:line="360" w:lineRule="auto"/>
              <w:rPr>
                <w:ins w:id="11" w:author="Sky" w:date="2021-01-17T22:05:00Z"/>
                <w:sz w:val="22"/>
                <w:szCs w:val="24"/>
              </w:rPr>
            </w:pPr>
            <w:ins w:id="12" w:author="Sky" w:date="2021-01-17T22:06:00Z">
              <w:r>
                <w:rPr>
                  <w:rFonts w:hint="eastAsia"/>
                  <w:sz w:val="22"/>
                  <w:szCs w:val="24"/>
                </w:rPr>
                <w:t>Duration</w:t>
              </w:r>
            </w:ins>
          </w:p>
        </w:tc>
        <w:tc>
          <w:tcPr>
            <w:tcW w:w="4621" w:type="dxa"/>
          </w:tcPr>
          <w:p w14:paraId="72C679D1" w14:textId="77777777" w:rsidR="00023E3A" w:rsidRDefault="00023E3A" w:rsidP="00030FA2">
            <w:pPr>
              <w:spacing w:line="360" w:lineRule="auto"/>
              <w:rPr>
                <w:ins w:id="13" w:author="Sky" w:date="2021-01-17T22:05:00Z"/>
                <w:sz w:val="22"/>
                <w:szCs w:val="24"/>
              </w:rPr>
            </w:pPr>
            <w:ins w:id="14" w:author="Sky" w:date="2021-01-17T22:06:00Z">
              <w:r>
                <w:rPr>
                  <w:rFonts w:hint="eastAsia"/>
                  <w:sz w:val="22"/>
                  <w:szCs w:val="24"/>
                </w:rPr>
                <w:t>Float</w:t>
              </w:r>
            </w:ins>
          </w:p>
        </w:tc>
      </w:tr>
      <w:tr w:rsidR="00023E3A" w14:paraId="2D4062CA" w14:textId="77777777" w:rsidTr="00030FA2">
        <w:trPr>
          <w:ins w:id="15" w:author="Sky" w:date="2021-01-17T22:05:00Z"/>
        </w:trPr>
        <w:tc>
          <w:tcPr>
            <w:tcW w:w="4621" w:type="dxa"/>
          </w:tcPr>
          <w:p w14:paraId="767F5CFA" w14:textId="0CB7A43E" w:rsidR="00023E3A" w:rsidRDefault="00023E3A" w:rsidP="00030FA2">
            <w:pPr>
              <w:spacing w:line="360" w:lineRule="auto"/>
              <w:rPr>
                <w:ins w:id="16" w:author="Sky" w:date="2021-01-17T22:05:00Z"/>
                <w:sz w:val="22"/>
                <w:szCs w:val="24"/>
              </w:rPr>
            </w:pPr>
            <w:ins w:id="17" w:author="Sky" w:date="2021-01-17T22:06:00Z">
              <w:r>
                <w:rPr>
                  <w:rFonts w:hint="eastAsia"/>
                  <w:sz w:val="22"/>
                  <w:szCs w:val="24"/>
                </w:rPr>
                <w:t>Radiant</w:t>
              </w:r>
            </w:ins>
            <w:r>
              <w:rPr>
                <w:sz w:val="22"/>
                <w:szCs w:val="24"/>
              </w:rPr>
              <w:t xml:space="preserve"> </w:t>
            </w:r>
            <w:ins w:id="18" w:author="Sky" w:date="2021-01-17T22:06:00Z">
              <w:r>
                <w:rPr>
                  <w:rFonts w:hint="eastAsia"/>
                  <w:sz w:val="22"/>
                  <w:szCs w:val="24"/>
                </w:rPr>
                <w:t>win</w:t>
              </w:r>
            </w:ins>
          </w:p>
        </w:tc>
        <w:tc>
          <w:tcPr>
            <w:tcW w:w="4621" w:type="dxa"/>
          </w:tcPr>
          <w:p w14:paraId="0F1ED790" w14:textId="77777777" w:rsidR="00023E3A" w:rsidRDefault="00023E3A" w:rsidP="00030FA2">
            <w:pPr>
              <w:spacing w:line="360" w:lineRule="auto"/>
              <w:rPr>
                <w:ins w:id="19" w:author="Sky" w:date="2021-01-17T22:05:00Z"/>
                <w:sz w:val="22"/>
                <w:szCs w:val="24"/>
              </w:rPr>
            </w:pPr>
            <w:ins w:id="20" w:author="Sky" w:date="2021-01-17T22:06:00Z">
              <w:r>
                <w:rPr>
                  <w:rFonts w:hint="eastAsia"/>
                  <w:sz w:val="22"/>
                  <w:szCs w:val="24"/>
                </w:rPr>
                <w:t>Boolean</w:t>
              </w:r>
            </w:ins>
          </w:p>
        </w:tc>
      </w:tr>
      <w:tr w:rsidR="00023E3A" w14:paraId="6A1AF98B" w14:textId="77777777" w:rsidTr="00030FA2">
        <w:trPr>
          <w:ins w:id="21" w:author="Sky" w:date="2021-01-17T22:05:00Z"/>
        </w:trPr>
        <w:tc>
          <w:tcPr>
            <w:tcW w:w="4621" w:type="dxa"/>
          </w:tcPr>
          <w:p w14:paraId="1A1AB10F" w14:textId="4C5369EC" w:rsidR="00023E3A" w:rsidRDefault="00023E3A" w:rsidP="00030FA2">
            <w:pPr>
              <w:spacing w:line="360" w:lineRule="auto"/>
              <w:rPr>
                <w:ins w:id="22" w:author="Sky" w:date="2021-01-17T22:05:00Z"/>
                <w:sz w:val="22"/>
                <w:szCs w:val="24"/>
              </w:rPr>
            </w:pPr>
            <w:ins w:id="23" w:author="Sky" w:date="2021-01-17T22:06:00Z">
              <w:r>
                <w:rPr>
                  <w:rFonts w:hint="eastAsia"/>
                  <w:sz w:val="22"/>
                  <w:szCs w:val="24"/>
                </w:rPr>
                <w:t>Skill</w:t>
              </w:r>
            </w:ins>
            <w:r w:rsidR="00EA7FC0">
              <w:rPr>
                <w:sz w:val="22"/>
                <w:szCs w:val="24"/>
              </w:rPr>
              <w:t xml:space="preserve"> level</w:t>
            </w:r>
          </w:p>
        </w:tc>
        <w:tc>
          <w:tcPr>
            <w:tcW w:w="4621" w:type="dxa"/>
          </w:tcPr>
          <w:p w14:paraId="0D073F7B" w14:textId="77777777" w:rsidR="00023E3A" w:rsidRDefault="00023E3A" w:rsidP="00030FA2">
            <w:pPr>
              <w:spacing w:line="360" w:lineRule="auto"/>
              <w:rPr>
                <w:ins w:id="24" w:author="Sky" w:date="2021-01-17T22:05:00Z"/>
                <w:sz w:val="22"/>
                <w:szCs w:val="24"/>
              </w:rPr>
            </w:pPr>
            <w:ins w:id="25" w:author="Sky" w:date="2021-01-17T22:06:00Z">
              <w:r>
                <w:rPr>
                  <w:rFonts w:hint="eastAsia"/>
                  <w:sz w:val="22"/>
                  <w:szCs w:val="24"/>
                </w:rPr>
                <w:t>Integer</w:t>
              </w:r>
            </w:ins>
          </w:p>
        </w:tc>
      </w:tr>
      <w:tr w:rsidR="00023E3A" w14:paraId="3252CDF9" w14:textId="77777777" w:rsidTr="00030FA2">
        <w:trPr>
          <w:ins w:id="26" w:author="Sky" w:date="2021-01-17T22:05:00Z"/>
        </w:trPr>
        <w:tc>
          <w:tcPr>
            <w:tcW w:w="4621" w:type="dxa"/>
          </w:tcPr>
          <w:p w14:paraId="27E43B9D" w14:textId="03461912" w:rsidR="00023E3A" w:rsidRDefault="00023E3A" w:rsidP="00030FA2">
            <w:pPr>
              <w:spacing w:line="360" w:lineRule="auto"/>
              <w:rPr>
                <w:ins w:id="27" w:author="Sky" w:date="2021-01-17T22:05:00Z"/>
                <w:sz w:val="22"/>
                <w:szCs w:val="24"/>
              </w:rPr>
            </w:pPr>
            <w:ins w:id="28" w:author="Sky" w:date="2021-01-17T22:06:00Z">
              <w:r>
                <w:rPr>
                  <w:rFonts w:hint="eastAsia"/>
                  <w:sz w:val="22"/>
                  <w:szCs w:val="24"/>
                </w:rPr>
                <w:t>Player_0 her</w:t>
              </w:r>
            </w:ins>
            <w:ins w:id="29" w:author="Sky" w:date="2021-01-17T22:07:00Z">
              <w:r>
                <w:rPr>
                  <w:rFonts w:hint="eastAsia"/>
                  <w:sz w:val="22"/>
                  <w:szCs w:val="24"/>
                </w:rPr>
                <w:t>o</w:t>
              </w:r>
            </w:ins>
            <w:r>
              <w:rPr>
                <w:sz w:val="22"/>
                <w:szCs w:val="24"/>
              </w:rPr>
              <w:t xml:space="preserve"> </w:t>
            </w:r>
            <w:ins w:id="30" w:author="Sky" w:date="2021-01-17T22:07:00Z">
              <w:r>
                <w:rPr>
                  <w:rFonts w:hint="eastAsia"/>
                  <w:sz w:val="22"/>
                  <w:szCs w:val="24"/>
                </w:rPr>
                <w:t>id</w:t>
              </w:r>
            </w:ins>
          </w:p>
        </w:tc>
        <w:tc>
          <w:tcPr>
            <w:tcW w:w="4621" w:type="dxa"/>
          </w:tcPr>
          <w:p w14:paraId="79CFC202" w14:textId="77777777" w:rsidR="00023E3A" w:rsidRDefault="00023E3A" w:rsidP="00030FA2">
            <w:pPr>
              <w:spacing w:line="360" w:lineRule="auto"/>
              <w:rPr>
                <w:ins w:id="31" w:author="Sky" w:date="2021-01-17T22:05:00Z"/>
                <w:sz w:val="22"/>
                <w:szCs w:val="24"/>
              </w:rPr>
            </w:pPr>
            <w:ins w:id="32" w:author="Sky" w:date="2021-01-17T22:07:00Z">
              <w:r>
                <w:rPr>
                  <w:rFonts w:hint="eastAsia"/>
                  <w:sz w:val="22"/>
                  <w:szCs w:val="24"/>
                </w:rPr>
                <w:t>Integer</w:t>
              </w:r>
            </w:ins>
          </w:p>
        </w:tc>
      </w:tr>
      <w:tr w:rsidR="00023E3A" w14:paraId="3FAAEB33" w14:textId="77777777" w:rsidTr="00030FA2">
        <w:trPr>
          <w:ins w:id="33" w:author="Sky" w:date="2021-01-17T22:05:00Z"/>
        </w:trPr>
        <w:tc>
          <w:tcPr>
            <w:tcW w:w="4621" w:type="dxa"/>
          </w:tcPr>
          <w:p w14:paraId="2DB49E0D" w14:textId="30BB6BFA" w:rsidR="00023E3A" w:rsidRDefault="00023E3A" w:rsidP="00030FA2">
            <w:pPr>
              <w:spacing w:line="360" w:lineRule="auto"/>
              <w:rPr>
                <w:ins w:id="34" w:author="Sky" w:date="2021-01-17T22:05:00Z"/>
                <w:sz w:val="22"/>
                <w:szCs w:val="24"/>
              </w:rPr>
            </w:pPr>
            <w:ins w:id="35" w:author="Sky" w:date="2021-01-17T22:07:00Z">
              <w:r>
                <w:rPr>
                  <w:rFonts w:hint="eastAsia"/>
                  <w:sz w:val="22"/>
                  <w:szCs w:val="24"/>
                </w:rPr>
                <w:t>Player_1 hero</w:t>
              </w:r>
            </w:ins>
            <w:r>
              <w:rPr>
                <w:sz w:val="22"/>
                <w:szCs w:val="24"/>
              </w:rPr>
              <w:t xml:space="preserve"> </w:t>
            </w:r>
            <w:ins w:id="36" w:author="Sky" w:date="2021-01-17T22:07:00Z">
              <w:r>
                <w:rPr>
                  <w:rFonts w:hint="eastAsia"/>
                  <w:sz w:val="22"/>
                  <w:szCs w:val="24"/>
                </w:rPr>
                <w:t>id</w:t>
              </w:r>
            </w:ins>
          </w:p>
        </w:tc>
        <w:tc>
          <w:tcPr>
            <w:tcW w:w="4621" w:type="dxa"/>
          </w:tcPr>
          <w:p w14:paraId="05203557" w14:textId="77777777" w:rsidR="00023E3A" w:rsidRDefault="00023E3A" w:rsidP="00030FA2">
            <w:pPr>
              <w:spacing w:line="360" w:lineRule="auto"/>
              <w:rPr>
                <w:ins w:id="37" w:author="Sky" w:date="2021-01-17T22:05:00Z"/>
                <w:sz w:val="22"/>
                <w:szCs w:val="24"/>
              </w:rPr>
            </w:pPr>
            <w:ins w:id="38" w:author="Sky" w:date="2021-01-17T22:08:00Z">
              <w:r>
                <w:rPr>
                  <w:rFonts w:hint="eastAsia"/>
                  <w:sz w:val="22"/>
                  <w:szCs w:val="24"/>
                </w:rPr>
                <w:t>Integer</w:t>
              </w:r>
            </w:ins>
          </w:p>
        </w:tc>
      </w:tr>
      <w:tr w:rsidR="00023E3A" w14:paraId="5334A6EA" w14:textId="77777777" w:rsidTr="00030FA2">
        <w:trPr>
          <w:ins w:id="39" w:author="Sky" w:date="2021-01-17T22:07:00Z"/>
        </w:trPr>
        <w:tc>
          <w:tcPr>
            <w:tcW w:w="4621" w:type="dxa"/>
          </w:tcPr>
          <w:p w14:paraId="1B0DDDE5" w14:textId="6711FEFE" w:rsidR="00023E3A" w:rsidRDefault="00023E3A" w:rsidP="00030FA2">
            <w:pPr>
              <w:spacing w:line="360" w:lineRule="auto"/>
              <w:rPr>
                <w:ins w:id="40" w:author="Sky" w:date="2021-01-17T22:07:00Z"/>
                <w:sz w:val="22"/>
                <w:szCs w:val="24"/>
              </w:rPr>
            </w:pPr>
            <w:ins w:id="41" w:author="Sky" w:date="2021-01-17T22:07:00Z">
              <w:r>
                <w:rPr>
                  <w:rFonts w:hint="eastAsia"/>
                  <w:sz w:val="22"/>
                  <w:szCs w:val="24"/>
                </w:rPr>
                <w:t>Player_2 hero</w:t>
              </w:r>
            </w:ins>
            <w:r>
              <w:rPr>
                <w:sz w:val="22"/>
                <w:szCs w:val="24"/>
              </w:rPr>
              <w:t xml:space="preserve"> </w:t>
            </w:r>
            <w:ins w:id="42" w:author="Sky" w:date="2021-01-17T22:07:00Z">
              <w:r>
                <w:rPr>
                  <w:rFonts w:hint="eastAsia"/>
                  <w:sz w:val="22"/>
                  <w:szCs w:val="24"/>
                </w:rPr>
                <w:t>id</w:t>
              </w:r>
            </w:ins>
          </w:p>
        </w:tc>
        <w:tc>
          <w:tcPr>
            <w:tcW w:w="4621" w:type="dxa"/>
          </w:tcPr>
          <w:p w14:paraId="7E064FE9" w14:textId="77777777" w:rsidR="00023E3A" w:rsidRDefault="00023E3A" w:rsidP="00030FA2">
            <w:pPr>
              <w:spacing w:line="360" w:lineRule="auto"/>
              <w:rPr>
                <w:ins w:id="43" w:author="Sky" w:date="2021-01-17T22:07:00Z"/>
                <w:sz w:val="22"/>
                <w:szCs w:val="24"/>
              </w:rPr>
            </w:pPr>
            <w:ins w:id="44" w:author="Sky" w:date="2021-01-17T22:08:00Z">
              <w:r>
                <w:rPr>
                  <w:rFonts w:hint="eastAsia"/>
                  <w:sz w:val="22"/>
                  <w:szCs w:val="24"/>
                </w:rPr>
                <w:t>Integer</w:t>
              </w:r>
            </w:ins>
          </w:p>
        </w:tc>
      </w:tr>
      <w:tr w:rsidR="00023E3A" w14:paraId="6672C15F" w14:textId="77777777" w:rsidTr="00030FA2">
        <w:trPr>
          <w:ins w:id="45" w:author="Sky" w:date="2021-01-17T22:07:00Z"/>
        </w:trPr>
        <w:tc>
          <w:tcPr>
            <w:tcW w:w="4621" w:type="dxa"/>
          </w:tcPr>
          <w:p w14:paraId="25F42FDB" w14:textId="44CCE4DE" w:rsidR="00023E3A" w:rsidRDefault="00023E3A" w:rsidP="00030FA2">
            <w:pPr>
              <w:spacing w:line="360" w:lineRule="auto"/>
              <w:rPr>
                <w:ins w:id="46" w:author="Sky" w:date="2021-01-17T22:07:00Z"/>
                <w:sz w:val="22"/>
                <w:szCs w:val="24"/>
              </w:rPr>
            </w:pPr>
            <w:ins w:id="47" w:author="Sky" w:date="2021-01-17T22:07:00Z">
              <w:r>
                <w:rPr>
                  <w:rFonts w:hint="eastAsia"/>
                  <w:sz w:val="22"/>
                  <w:szCs w:val="24"/>
                </w:rPr>
                <w:t>Player_3 hero</w:t>
              </w:r>
            </w:ins>
            <w:r>
              <w:rPr>
                <w:sz w:val="22"/>
                <w:szCs w:val="24"/>
              </w:rPr>
              <w:t xml:space="preserve"> </w:t>
            </w:r>
            <w:ins w:id="48" w:author="Sky" w:date="2021-01-17T22:07:00Z">
              <w:r>
                <w:rPr>
                  <w:rFonts w:hint="eastAsia"/>
                  <w:sz w:val="22"/>
                  <w:szCs w:val="24"/>
                </w:rPr>
                <w:t>id</w:t>
              </w:r>
            </w:ins>
          </w:p>
        </w:tc>
        <w:tc>
          <w:tcPr>
            <w:tcW w:w="4621" w:type="dxa"/>
          </w:tcPr>
          <w:p w14:paraId="23DCBE06" w14:textId="77777777" w:rsidR="00023E3A" w:rsidRDefault="00023E3A" w:rsidP="00030FA2">
            <w:pPr>
              <w:spacing w:line="360" w:lineRule="auto"/>
              <w:rPr>
                <w:ins w:id="49" w:author="Sky" w:date="2021-01-17T22:07:00Z"/>
                <w:sz w:val="22"/>
                <w:szCs w:val="24"/>
              </w:rPr>
            </w:pPr>
            <w:ins w:id="50" w:author="Sky" w:date="2021-01-17T22:08:00Z">
              <w:r>
                <w:rPr>
                  <w:rFonts w:hint="eastAsia"/>
                  <w:sz w:val="22"/>
                  <w:szCs w:val="24"/>
                </w:rPr>
                <w:t>Integer</w:t>
              </w:r>
            </w:ins>
          </w:p>
        </w:tc>
      </w:tr>
      <w:tr w:rsidR="00023E3A" w14:paraId="26C29521" w14:textId="77777777" w:rsidTr="00030FA2">
        <w:trPr>
          <w:ins w:id="51" w:author="Sky" w:date="2021-01-17T22:07:00Z"/>
        </w:trPr>
        <w:tc>
          <w:tcPr>
            <w:tcW w:w="4621" w:type="dxa"/>
          </w:tcPr>
          <w:p w14:paraId="5B714781" w14:textId="3A0B85A0" w:rsidR="00023E3A" w:rsidRDefault="00023E3A" w:rsidP="00030FA2">
            <w:pPr>
              <w:spacing w:line="360" w:lineRule="auto"/>
              <w:rPr>
                <w:ins w:id="52" w:author="Sky" w:date="2021-01-17T22:07:00Z"/>
                <w:sz w:val="22"/>
                <w:szCs w:val="24"/>
              </w:rPr>
            </w:pPr>
            <w:ins w:id="53" w:author="Sky" w:date="2021-01-17T22:07:00Z">
              <w:r>
                <w:rPr>
                  <w:rFonts w:hint="eastAsia"/>
                  <w:sz w:val="22"/>
                  <w:szCs w:val="24"/>
                </w:rPr>
                <w:t>Player_4 hero</w:t>
              </w:r>
            </w:ins>
            <w:r>
              <w:rPr>
                <w:sz w:val="22"/>
                <w:szCs w:val="24"/>
              </w:rPr>
              <w:t xml:space="preserve"> </w:t>
            </w:r>
            <w:ins w:id="54" w:author="Sky" w:date="2021-01-17T22:07:00Z">
              <w:r>
                <w:rPr>
                  <w:rFonts w:hint="eastAsia"/>
                  <w:sz w:val="22"/>
                  <w:szCs w:val="24"/>
                </w:rPr>
                <w:t>id</w:t>
              </w:r>
            </w:ins>
          </w:p>
        </w:tc>
        <w:tc>
          <w:tcPr>
            <w:tcW w:w="4621" w:type="dxa"/>
          </w:tcPr>
          <w:p w14:paraId="23D11295" w14:textId="77777777" w:rsidR="00023E3A" w:rsidRDefault="00023E3A" w:rsidP="00030FA2">
            <w:pPr>
              <w:spacing w:line="360" w:lineRule="auto"/>
              <w:rPr>
                <w:ins w:id="55" w:author="Sky" w:date="2021-01-17T22:07:00Z"/>
                <w:sz w:val="22"/>
                <w:szCs w:val="24"/>
              </w:rPr>
            </w:pPr>
            <w:ins w:id="56" w:author="Sky" w:date="2021-01-17T22:08:00Z">
              <w:r>
                <w:rPr>
                  <w:rFonts w:hint="eastAsia"/>
                  <w:sz w:val="22"/>
                  <w:szCs w:val="24"/>
                </w:rPr>
                <w:t>Integer</w:t>
              </w:r>
            </w:ins>
          </w:p>
        </w:tc>
      </w:tr>
      <w:tr w:rsidR="00023E3A" w14:paraId="7B7EE527" w14:textId="77777777" w:rsidTr="00030FA2">
        <w:trPr>
          <w:ins w:id="57" w:author="Sky" w:date="2021-01-17T22:07:00Z"/>
        </w:trPr>
        <w:tc>
          <w:tcPr>
            <w:tcW w:w="4621" w:type="dxa"/>
          </w:tcPr>
          <w:p w14:paraId="11DFD2E8" w14:textId="3B2CEB6A" w:rsidR="00023E3A" w:rsidRDefault="00023E3A" w:rsidP="00030FA2">
            <w:pPr>
              <w:spacing w:line="360" w:lineRule="auto"/>
              <w:rPr>
                <w:ins w:id="58" w:author="Sky" w:date="2021-01-17T22:07:00Z"/>
                <w:sz w:val="22"/>
                <w:szCs w:val="24"/>
              </w:rPr>
            </w:pPr>
            <w:ins w:id="59" w:author="Sky" w:date="2021-01-17T22:07:00Z">
              <w:r>
                <w:rPr>
                  <w:rFonts w:hint="eastAsia"/>
                  <w:sz w:val="22"/>
                  <w:szCs w:val="24"/>
                </w:rPr>
                <w:t>Player_5 hero</w:t>
              </w:r>
            </w:ins>
            <w:r>
              <w:rPr>
                <w:sz w:val="22"/>
                <w:szCs w:val="24"/>
              </w:rPr>
              <w:t xml:space="preserve"> </w:t>
            </w:r>
            <w:ins w:id="60" w:author="Sky" w:date="2021-01-17T22:07:00Z">
              <w:r>
                <w:rPr>
                  <w:rFonts w:hint="eastAsia"/>
                  <w:sz w:val="22"/>
                  <w:szCs w:val="24"/>
                </w:rPr>
                <w:t>id</w:t>
              </w:r>
            </w:ins>
          </w:p>
        </w:tc>
        <w:tc>
          <w:tcPr>
            <w:tcW w:w="4621" w:type="dxa"/>
          </w:tcPr>
          <w:p w14:paraId="52AABF6F" w14:textId="77777777" w:rsidR="00023E3A" w:rsidRDefault="00023E3A" w:rsidP="00030FA2">
            <w:pPr>
              <w:spacing w:line="360" w:lineRule="auto"/>
              <w:rPr>
                <w:ins w:id="61" w:author="Sky" w:date="2021-01-17T22:07:00Z"/>
                <w:sz w:val="22"/>
                <w:szCs w:val="24"/>
              </w:rPr>
            </w:pPr>
            <w:ins w:id="62" w:author="Sky" w:date="2021-01-17T22:08:00Z">
              <w:r>
                <w:rPr>
                  <w:rFonts w:hint="eastAsia"/>
                  <w:sz w:val="22"/>
                  <w:szCs w:val="24"/>
                </w:rPr>
                <w:t>Integer</w:t>
              </w:r>
            </w:ins>
          </w:p>
        </w:tc>
      </w:tr>
      <w:tr w:rsidR="00023E3A" w14:paraId="4D7D3762" w14:textId="77777777" w:rsidTr="00030FA2">
        <w:trPr>
          <w:ins w:id="63" w:author="Sky" w:date="2021-01-17T22:07:00Z"/>
        </w:trPr>
        <w:tc>
          <w:tcPr>
            <w:tcW w:w="4621" w:type="dxa"/>
          </w:tcPr>
          <w:p w14:paraId="4E2A1595" w14:textId="2E978719" w:rsidR="00023E3A" w:rsidRDefault="00023E3A" w:rsidP="00030FA2">
            <w:pPr>
              <w:spacing w:line="360" w:lineRule="auto"/>
              <w:rPr>
                <w:ins w:id="64" w:author="Sky" w:date="2021-01-17T22:07:00Z"/>
                <w:sz w:val="22"/>
                <w:szCs w:val="24"/>
              </w:rPr>
            </w:pPr>
            <w:ins w:id="65" w:author="Sky" w:date="2021-01-17T22:07:00Z">
              <w:r>
                <w:rPr>
                  <w:rFonts w:hint="eastAsia"/>
                  <w:sz w:val="22"/>
                  <w:szCs w:val="24"/>
                </w:rPr>
                <w:t>Player_6 hero</w:t>
              </w:r>
            </w:ins>
            <w:r>
              <w:rPr>
                <w:sz w:val="22"/>
                <w:szCs w:val="24"/>
              </w:rPr>
              <w:t xml:space="preserve"> </w:t>
            </w:r>
            <w:ins w:id="66" w:author="Sky" w:date="2021-01-17T22:07:00Z">
              <w:r>
                <w:rPr>
                  <w:rFonts w:hint="eastAsia"/>
                  <w:sz w:val="22"/>
                  <w:szCs w:val="24"/>
                </w:rPr>
                <w:t>id</w:t>
              </w:r>
            </w:ins>
          </w:p>
        </w:tc>
        <w:tc>
          <w:tcPr>
            <w:tcW w:w="4621" w:type="dxa"/>
          </w:tcPr>
          <w:p w14:paraId="3F8ADE41" w14:textId="77777777" w:rsidR="00023E3A" w:rsidRDefault="00023E3A" w:rsidP="00030FA2">
            <w:pPr>
              <w:spacing w:line="360" w:lineRule="auto"/>
              <w:rPr>
                <w:ins w:id="67" w:author="Sky" w:date="2021-01-17T22:07:00Z"/>
                <w:sz w:val="22"/>
                <w:szCs w:val="24"/>
              </w:rPr>
            </w:pPr>
            <w:ins w:id="68" w:author="Sky" w:date="2021-01-17T22:08:00Z">
              <w:r>
                <w:rPr>
                  <w:rFonts w:hint="eastAsia"/>
                  <w:sz w:val="22"/>
                  <w:szCs w:val="24"/>
                </w:rPr>
                <w:t>Integer</w:t>
              </w:r>
            </w:ins>
          </w:p>
        </w:tc>
      </w:tr>
      <w:tr w:rsidR="00023E3A" w14:paraId="3D18AE71" w14:textId="77777777" w:rsidTr="00030FA2">
        <w:trPr>
          <w:ins w:id="69" w:author="Sky" w:date="2021-01-17T22:07:00Z"/>
        </w:trPr>
        <w:tc>
          <w:tcPr>
            <w:tcW w:w="4621" w:type="dxa"/>
          </w:tcPr>
          <w:p w14:paraId="57C28749" w14:textId="1220D548" w:rsidR="00023E3A" w:rsidRDefault="00023E3A" w:rsidP="00030FA2">
            <w:pPr>
              <w:spacing w:line="360" w:lineRule="auto"/>
              <w:rPr>
                <w:ins w:id="70" w:author="Sky" w:date="2021-01-17T22:07:00Z"/>
                <w:sz w:val="22"/>
                <w:szCs w:val="24"/>
              </w:rPr>
            </w:pPr>
            <w:ins w:id="71" w:author="Sky" w:date="2021-01-17T22:07:00Z">
              <w:r>
                <w:rPr>
                  <w:rFonts w:hint="eastAsia"/>
                  <w:sz w:val="22"/>
                  <w:szCs w:val="24"/>
                </w:rPr>
                <w:t>Player_7 hero</w:t>
              </w:r>
            </w:ins>
            <w:r>
              <w:rPr>
                <w:sz w:val="22"/>
                <w:szCs w:val="24"/>
              </w:rPr>
              <w:t xml:space="preserve"> </w:t>
            </w:r>
            <w:ins w:id="72" w:author="Sky" w:date="2021-01-17T22:07:00Z">
              <w:r>
                <w:rPr>
                  <w:rFonts w:hint="eastAsia"/>
                  <w:sz w:val="22"/>
                  <w:szCs w:val="24"/>
                </w:rPr>
                <w:t>id</w:t>
              </w:r>
            </w:ins>
          </w:p>
        </w:tc>
        <w:tc>
          <w:tcPr>
            <w:tcW w:w="4621" w:type="dxa"/>
          </w:tcPr>
          <w:p w14:paraId="5CCCEFCF" w14:textId="77777777" w:rsidR="00023E3A" w:rsidRDefault="00023E3A" w:rsidP="00030FA2">
            <w:pPr>
              <w:spacing w:line="360" w:lineRule="auto"/>
              <w:rPr>
                <w:ins w:id="73" w:author="Sky" w:date="2021-01-17T22:07:00Z"/>
                <w:sz w:val="22"/>
                <w:szCs w:val="24"/>
              </w:rPr>
            </w:pPr>
            <w:ins w:id="74" w:author="Sky" w:date="2021-01-17T22:08:00Z">
              <w:r>
                <w:rPr>
                  <w:rFonts w:hint="eastAsia"/>
                  <w:sz w:val="22"/>
                  <w:szCs w:val="24"/>
                </w:rPr>
                <w:t>Integer</w:t>
              </w:r>
            </w:ins>
          </w:p>
        </w:tc>
      </w:tr>
      <w:tr w:rsidR="00023E3A" w14:paraId="6AAF7C23" w14:textId="77777777" w:rsidTr="00030FA2">
        <w:trPr>
          <w:ins w:id="75" w:author="Sky" w:date="2021-01-17T22:07:00Z"/>
        </w:trPr>
        <w:tc>
          <w:tcPr>
            <w:tcW w:w="4621" w:type="dxa"/>
          </w:tcPr>
          <w:p w14:paraId="76E90182" w14:textId="553AC7E4" w:rsidR="00023E3A" w:rsidRDefault="00023E3A" w:rsidP="00030FA2">
            <w:pPr>
              <w:spacing w:line="360" w:lineRule="auto"/>
              <w:rPr>
                <w:ins w:id="76" w:author="Sky" w:date="2021-01-17T22:07:00Z"/>
                <w:sz w:val="22"/>
                <w:szCs w:val="24"/>
              </w:rPr>
            </w:pPr>
            <w:ins w:id="77" w:author="Sky" w:date="2021-01-17T22:07:00Z">
              <w:r>
                <w:rPr>
                  <w:rFonts w:hint="eastAsia"/>
                  <w:sz w:val="22"/>
                  <w:szCs w:val="24"/>
                </w:rPr>
                <w:t>Player_8 hero</w:t>
              </w:r>
            </w:ins>
            <w:r>
              <w:rPr>
                <w:sz w:val="22"/>
                <w:szCs w:val="24"/>
              </w:rPr>
              <w:t xml:space="preserve"> </w:t>
            </w:r>
            <w:ins w:id="78" w:author="Sky" w:date="2021-01-17T22:07:00Z">
              <w:r>
                <w:rPr>
                  <w:rFonts w:hint="eastAsia"/>
                  <w:sz w:val="22"/>
                  <w:szCs w:val="24"/>
                </w:rPr>
                <w:t>id</w:t>
              </w:r>
            </w:ins>
          </w:p>
        </w:tc>
        <w:tc>
          <w:tcPr>
            <w:tcW w:w="4621" w:type="dxa"/>
          </w:tcPr>
          <w:p w14:paraId="63EBDDF9" w14:textId="77777777" w:rsidR="00023E3A" w:rsidRDefault="00023E3A" w:rsidP="00030FA2">
            <w:pPr>
              <w:spacing w:line="360" w:lineRule="auto"/>
              <w:rPr>
                <w:ins w:id="79" w:author="Sky" w:date="2021-01-17T22:07:00Z"/>
                <w:sz w:val="22"/>
                <w:szCs w:val="24"/>
              </w:rPr>
            </w:pPr>
            <w:ins w:id="80" w:author="Sky" w:date="2021-01-17T22:08:00Z">
              <w:r>
                <w:rPr>
                  <w:rFonts w:hint="eastAsia"/>
                  <w:sz w:val="22"/>
                  <w:szCs w:val="24"/>
                </w:rPr>
                <w:t>Integer</w:t>
              </w:r>
            </w:ins>
          </w:p>
        </w:tc>
      </w:tr>
      <w:tr w:rsidR="00023E3A" w14:paraId="1A7ED403" w14:textId="77777777" w:rsidTr="00030FA2">
        <w:trPr>
          <w:ins w:id="81" w:author="Sky" w:date="2021-01-17T22:07:00Z"/>
        </w:trPr>
        <w:tc>
          <w:tcPr>
            <w:tcW w:w="4621" w:type="dxa"/>
          </w:tcPr>
          <w:p w14:paraId="693A2D05" w14:textId="3FFAF840" w:rsidR="00023E3A" w:rsidRDefault="00023E3A" w:rsidP="00030FA2">
            <w:pPr>
              <w:spacing w:line="360" w:lineRule="auto"/>
              <w:rPr>
                <w:ins w:id="82" w:author="Sky" w:date="2021-01-17T22:07:00Z"/>
                <w:sz w:val="22"/>
                <w:szCs w:val="24"/>
              </w:rPr>
            </w:pPr>
            <w:ins w:id="83" w:author="Sky" w:date="2021-01-17T22:07:00Z">
              <w:r>
                <w:rPr>
                  <w:rFonts w:hint="eastAsia"/>
                  <w:sz w:val="22"/>
                  <w:szCs w:val="24"/>
                </w:rPr>
                <w:t>Player_9 hero</w:t>
              </w:r>
            </w:ins>
            <w:r>
              <w:rPr>
                <w:sz w:val="22"/>
                <w:szCs w:val="24"/>
              </w:rPr>
              <w:t xml:space="preserve"> </w:t>
            </w:r>
            <w:ins w:id="84" w:author="Sky" w:date="2021-01-17T22:07:00Z">
              <w:r>
                <w:rPr>
                  <w:rFonts w:hint="eastAsia"/>
                  <w:sz w:val="22"/>
                  <w:szCs w:val="24"/>
                </w:rPr>
                <w:t>id</w:t>
              </w:r>
            </w:ins>
          </w:p>
        </w:tc>
        <w:tc>
          <w:tcPr>
            <w:tcW w:w="4621" w:type="dxa"/>
          </w:tcPr>
          <w:p w14:paraId="77DDFEA4" w14:textId="77777777" w:rsidR="00023E3A" w:rsidRDefault="00023E3A" w:rsidP="00030FA2">
            <w:pPr>
              <w:spacing w:line="360" w:lineRule="auto"/>
              <w:rPr>
                <w:ins w:id="85" w:author="Sky" w:date="2021-01-17T22:07:00Z"/>
                <w:sz w:val="22"/>
                <w:szCs w:val="24"/>
              </w:rPr>
            </w:pPr>
            <w:ins w:id="86" w:author="Sky" w:date="2021-01-17T22:08:00Z">
              <w:r>
                <w:rPr>
                  <w:rFonts w:hint="eastAsia"/>
                  <w:sz w:val="22"/>
                  <w:szCs w:val="24"/>
                </w:rPr>
                <w:t>Integer</w:t>
              </w:r>
            </w:ins>
          </w:p>
        </w:tc>
      </w:tr>
    </w:tbl>
    <w:p w14:paraId="09297AFA" w14:textId="77777777" w:rsidR="008E41E5" w:rsidRDefault="00CF104A" w:rsidP="008C4A6C">
      <w:pPr>
        <w:spacing w:line="360" w:lineRule="auto"/>
        <w:rPr>
          <w:sz w:val="22"/>
          <w:szCs w:val="24"/>
        </w:rPr>
      </w:pPr>
      <w:r>
        <w:rPr>
          <w:rFonts w:hint="eastAsia"/>
          <w:sz w:val="22"/>
          <w:szCs w:val="24"/>
        </w:rPr>
        <w:t>A</w:t>
      </w:r>
      <w:r>
        <w:rPr>
          <w:sz w:val="22"/>
          <w:szCs w:val="24"/>
        </w:rPr>
        <w:t xml:space="preserve">pparently, not all of the </w:t>
      </w:r>
      <w:r w:rsidR="00534BC5">
        <w:rPr>
          <w:sz w:val="22"/>
          <w:szCs w:val="24"/>
        </w:rPr>
        <w:t>elements</w:t>
      </w:r>
      <w:r>
        <w:rPr>
          <w:sz w:val="22"/>
          <w:szCs w:val="24"/>
        </w:rPr>
        <w:t xml:space="preserve"> seems </w:t>
      </w:r>
      <w:r w:rsidR="00F07F0F">
        <w:rPr>
          <w:sz w:val="22"/>
          <w:szCs w:val="24"/>
        </w:rPr>
        <w:t>relevant to the result of the games</w:t>
      </w:r>
      <w:r w:rsidR="00534BC5">
        <w:rPr>
          <w:sz w:val="22"/>
          <w:szCs w:val="24"/>
        </w:rPr>
        <w:t xml:space="preserve"> while not all of the data seems to be reliable either</w:t>
      </w:r>
      <w:r>
        <w:rPr>
          <w:sz w:val="22"/>
          <w:szCs w:val="24"/>
        </w:rPr>
        <w:t xml:space="preserve">. Hence, </w:t>
      </w:r>
      <w:r w:rsidR="00F07F0F">
        <w:rPr>
          <w:sz w:val="22"/>
          <w:szCs w:val="24"/>
        </w:rPr>
        <w:t>a</w:t>
      </w:r>
      <w:r>
        <w:rPr>
          <w:sz w:val="22"/>
          <w:szCs w:val="24"/>
        </w:rPr>
        <w:t xml:space="preserve"> pre-processing module is implemented</w:t>
      </w:r>
      <w:r w:rsidR="008E41E5">
        <w:rPr>
          <w:sz w:val="22"/>
          <w:szCs w:val="24"/>
        </w:rPr>
        <w:t xml:space="preserve"> realizing following functions:</w:t>
      </w:r>
    </w:p>
    <w:p w14:paraId="2564D4C3" w14:textId="2EE30E0F" w:rsidR="00463B3C" w:rsidRPr="00463B3C" w:rsidRDefault="00CF104A" w:rsidP="00463B3C">
      <w:pPr>
        <w:pStyle w:val="a3"/>
        <w:numPr>
          <w:ilvl w:val="0"/>
          <w:numId w:val="10"/>
        </w:numPr>
        <w:spacing w:line="360" w:lineRule="auto"/>
        <w:ind w:firstLineChars="0"/>
        <w:rPr>
          <w:rFonts w:hint="eastAsia"/>
          <w:sz w:val="22"/>
          <w:szCs w:val="24"/>
        </w:rPr>
      </w:pPr>
      <w:r w:rsidRPr="008E41E5">
        <w:rPr>
          <w:sz w:val="22"/>
          <w:szCs w:val="24"/>
        </w:rPr>
        <w:t xml:space="preserve">to </w:t>
      </w:r>
      <w:r w:rsidR="00C7454D" w:rsidRPr="008E41E5">
        <w:rPr>
          <w:sz w:val="22"/>
          <w:szCs w:val="24"/>
        </w:rPr>
        <w:t>serialize</w:t>
      </w:r>
      <w:r w:rsidRPr="008E41E5">
        <w:rPr>
          <w:sz w:val="22"/>
          <w:szCs w:val="24"/>
        </w:rPr>
        <w:t xml:space="preserve"> the raw data, retaining </w:t>
      </w:r>
      <w:r w:rsidR="00C7454D" w:rsidRPr="008E41E5">
        <w:rPr>
          <w:sz w:val="22"/>
          <w:szCs w:val="24"/>
        </w:rPr>
        <w:t>relevant</w:t>
      </w:r>
      <w:r w:rsidRPr="008E41E5">
        <w:rPr>
          <w:sz w:val="22"/>
          <w:szCs w:val="24"/>
        </w:rPr>
        <w:t xml:space="preserve"> elements whereas deleting </w:t>
      </w:r>
      <w:r w:rsidR="00C7454D" w:rsidRPr="008E41E5">
        <w:rPr>
          <w:sz w:val="22"/>
          <w:szCs w:val="24"/>
        </w:rPr>
        <w:t>irrelevant</w:t>
      </w:r>
      <w:r w:rsidRPr="008E41E5">
        <w:rPr>
          <w:sz w:val="22"/>
          <w:szCs w:val="24"/>
        </w:rPr>
        <w:t xml:space="preserve"> ones.</w:t>
      </w:r>
    </w:p>
    <w:p w14:paraId="10B51DC2" w14:textId="6F559512" w:rsidR="00463B3C" w:rsidRDefault="00C7454D" w:rsidP="00463B3C">
      <w:pPr>
        <w:pStyle w:val="a3"/>
        <w:numPr>
          <w:ilvl w:val="0"/>
          <w:numId w:val="10"/>
        </w:numPr>
        <w:spacing w:line="360" w:lineRule="auto"/>
        <w:ind w:firstLineChars="0"/>
        <w:rPr>
          <w:sz w:val="22"/>
          <w:szCs w:val="24"/>
        </w:rPr>
      </w:pPr>
      <w:r w:rsidRPr="008E41E5">
        <w:rPr>
          <w:sz w:val="22"/>
          <w:szCs w:val="24"/>
        </w:rPr>
        <w:t xml:space="preserve">to filter the raw data when some </w:t>
      </w:r>
      <w:r w:rsidR="001C64B9">
        <w:rPr>
          <w:sz w:val="22"/>
          <w:szCs w:val="24"/>
        </w:rPr>
        <w:t xml:space="preserve">entries </w:t>
      </w:r>
      <w:r w:rsidRPr="008E41E5">
        <w:rPr>
          <w:sz w:val="22"/>
          <w:szCs w:val="24"/>
        </w:rPr>
        <w:t>of the collected data are considered unreliable.</w:t>
      </w:r>
    </w:p>
    <w:p w14:paraId="4144C6DB" w14:textId="77777777" w:rsidR="002E1F06" w:rsidRPr="002E1F06" w:rsidRDefault="002E1F06" w:rsidP="002E1F06">
      <w:pPr>
        <w:spacing w:line="360" w:lineRule="auto"/>
        <w:rPr>
          <w:rFonts w:hint="eastAsia"/>
          <w:sz w:val="22"/>
          <w:szCs w:val="24"/>
        </w:rPr>
      </w:pPr>
    </w:p>
    <w:p w14:paraId="3C2C5419" w14:textId="241E04C4" w:rsidR="008E41E5" w:rsidRDefault="00CF104A" w:rsidP="008C4A6C">
      <w:pPr>
        <w:spacing w:line="360" w:lineRule="auto"/>
        <w:rPr>
          <w:sz w:val="22"/>
          <w:szCs w:val="24"/>
        </w:rPr>
      </w:pPr>
      <w:r>
        <w:rPr>
          <w:sz w:val="22"/>
          <w:szCs w:val="24"/>
        </w:rPr>
        <w:lastRenderedPageBreak/>
        <w:t xml:space="preserve">According to observation of the collected data, some </w:t>
      </w:r>
      <w:r w:rsidR="001C64B9">
        <w:rPr>
          <w:sz w:val="22"/>
          <w:szCs w:val="24"/>
        </w:rPr>
        <w:t>entries</w:t>
      </w:r>
      <w:r w:rsidR="00C7454D">
        <w:rPr>
          <w:sz w:val="22"/>
          <w:szCs w:val="24"/>
        </w:rPr>
        <w:t xml:space="preserve"> </w:t>
      </w:r>
      <w:r>
        <w:rPr>
          <w:sz w:val="22"/>
          <w:szCs w:val="24"/>
        </w:rPr>
        <w:t xml:space="preserve">are missing </w:t>
      </w:r>
      <w:r w:rsidR="008E41E5">
        <w:rPr>
          <w:sz w:val="22"/>
          <w:szCs w:val="24"/>
        </w:rPr>
        <w:t>value of certain element</w:t>
      </w:r>
      <w:r w:rsidR="001C64B9">
        <w:rPr>
          <w:sz w:val="22"/>
          <w:szCs w:val="24"/>
        </w:rPr>
        <w:t>s</w:t>
      </w:r>
      <w:r>
        <w:rPr>
          <w:sz w:val="22"/>
          <w:szCs w:val="24"/>
        </w:rPr>
        <w:t xml:space="preserve">, such as </w:t>
      </w:r>
      <w:r w:rsidR="00F07F0F">
        <w:rPr>
          <w:sz w:val="22"/>
          <w:szCs w:val="24"/>
        </w:rPr>
        <w:t>empty</w:t>
      </w:r>
      <w:r>
        <w:rPr>
          <w:sz w:val="22"/>
          <w:szCs w:val="24"/>
        </w:rPr>
        <w:t xml:space="preserve"> hero ids.</w:t>
      </w:r>
      <w:r w:rsidR="008E41E5">
        <w:rPr>
          <w:sz w:val="22"/>
          <w:szCs w:val="24"/>
        </w:rPr>
        <w:t xml:space="preserve"> The filtering function is responsible for verifying the integrity of </w:t>
      </w:r>
      <w:r w:rsidR="00463B3C">
        <w:rPr>
          <w:sz w:val="22"/>
          <w:szCs w:val="24"/>
        </w:rPr>
        <w:t xml:space="preserve">the </w:t>
      </w:r>
      <w:r w:rsidR="008E41E5">
        <w:rPr>
          <w:sz w:val="22"/>
          <w:szCs w:val="24"/>
        </w:rPr>
        <w:t>collected data as well.</w:t>
      </w:r>
      <w:r>
        <w:rPr>
          <w:sz w:val="22"/>
          <w:szCs w:val="24"/>
        </w:rPr>
        <w:t xml:space="preserve"> </w:t>
      </w:r>
      <w:r w:rsidR="00F07F0F">
        <w:rPr>
          <w:sz w:val="22"/>
          <w:szCs w:val="24"/>
        </w:rPr>
        <w:t>Data lacking any of the information is believed unreliable</w:t>
      </w:r>
      <w:r w:rsidR="008E41E5">
        <w:rPr>
          <w:sz w:val="22"/>
          <w:szCs w:val="24"/>
        </w:rPr>
        <w:t xml:space="preserve"> thus being filtered out.</w:t>
      </w:r>
    </w:p>
    <w:p w14:paraId="34978D7A" w14:textId="2EA9937E" w:rsidR="00023E3A" w:rsidRDefault="00F07F0F" w:rsidP="008C4A6C">
      <w:pPr>
        <w:spacing w:line="360" w:lineRule="auto"/>
        <w:rPr>
          <w:sz w:val="22"/>
          <w:szCs w:val="24"/>
        </w:rPr>
      </w:pPr>
      <w:r>
        <w:rPr>
          <w:sz w:val="22"/>
          <w:szCs w:val="24"/>
        </w:rPr>
        <w:t xml:space="preserve">Following paragraphs explain the logic of </w:t>
      </w:r>
      <w:r w:rsidR="00C7454D">
        <w:rPr>
          <w:sz w:val="22"/>
          <w:szCs w:val="24"/>
        </w:rPr>
        <w:t>serializing and filtering the raw data</w:t>
      </w:r>
      <w:r w:rsidR="00463B3C">
        <w:rPr>
          <w:sz w:val="22"/>
          <w:szCs w:val="24"/>
        </w:rPr>
        <w:t>, arranged in the order of elements in the raw data</w:t>
      </w:r>
      <w:r w:rsidR="008605BC">
        <w:rPr>
          <w:sz w:val="22"/>
          <w:szCs w:val="24"/>
        </w:rPr>
        <w:t>:</w:t>
      </w:r>
    </w:p>
    <w:p w14:paraId="478796B4" w14:textId="3E740F83" w:rsidR="00463B3C" w:rsidRPr="00463B3C" w:rsidRDefault="00463B3C" w:rsidP="008C4A6C">
      <w:pPr>
        <w:spacing w:line="360" w:lineRule="auto"/>
        <w:rPr>
          <w:rFonts w:hint="eastAsia"/>
          <w:b/>
          <w:bCs/>
          <w:sz w:val="24"/>
          <w:szCs w:val="24"/>
        </w:rPr>
      </w:pPr>
      <w:r>
        <w:rPr>
          <w:b/>
          <w:bCs/>
          <w:sz w:val="24"/>
          <w:szCs w:val="24"/>
        </w:rPr>
        <w:t>Game server and Match start time</w:t>
      </w:r>
    </w:p>
    <w:p w14:paraId="56E06D87" w14:textId="5607917B" w:rsidR="001A23C7" w:rsidRDefault="001A23C7" w:rsidP="008C4A6C">
      <w:pPr>
        <w:spacing w:line="360" w:lineRule="auto"/>
        <w:rPr>
          <w:rFonts w:hint="eastAsia"/>
          <w:sz w:val="22"/>
          <w:szCs w:val="24"/>
        </w:rPr>
      </w:pPr>
      <w:r>
        <w:rPr>
          <w:noProof/>
        </w:rPr>
        <w:drawing>
          <wp:anchor distT="0" distB="0" distL="114300" distR="114300" simplePos="0" relativeHeight="251705344" behindDoc="0" locked="0" layoutInCell="1" allowOverlap="1" wp14:anchorId="0996EF0D" wp14:editId="22E1FD10">
            <wp:simplePos x="0" y="0"/>
            <wp:positionH relativeFrom="margin">
              <wp:align>center</wp:align>
            </wp:positionH>
            <wp:positionV relativeFrom="paragraph">
              <wp:posOffset>1495002</wp:posOffset>
            </wp:positionV>
            <wp:extent cx="3708400" cy="3310890"/>
            <wp:effectExtent l="0" t="0" r="6350" b="3810"/>
            <wp:wrapTopAndBottom/>
            <wp:docPr id="64" name="图片 64" descr="Chilean and Peruvian servers have been dead since March 28!! : Do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hilean and Peruvian servers have been dead since March 28!! : DotA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8400" cy="3310890"/>
                    </a:xfrm>
                    <a:prstGeom prst="rect">
                      <a:avLst/>
                    </a:prstGeom>
                    <a:noFill/>
                    <a:ln>
                      <a:noFill/>
                    </a:ln>
                  </pic:spPr>
                </pic:pic>
              </a:graphicData>
            </a:graphic>
            <wp14:sizeRelH relativeFrom="page">
              <wp14:pctWidth>0</wp14:pctWidth>
            </wp14:sizeRelH>
            <wp14:sizeRelV relativeFrom="page">
              <wp14:pctHeight>0</wp14:pctHeight>
            </wp14:sizeRelV>
          </wp:anchor>
        </w:drawing>
      </w:r>
      <w:r w:rsidR="00CF104A">
        <w:rPr>
          <w:rFonts w:hint="eastAsia"/>
          <w:sz w:val="22"/>
          <w:szCs w:val="24"/>
        </w:rPr>
        <w:t>A</w:t>
      </w:r>
      <w:r w:rsidR="00CF104A">
        <w:rPr>
          <w:sz w:val="22"/>
          <w:szCs w:val="24"/>
        </w:rPr>
        <w:t xml:space="preserve">mong all of the elements in the raw data, </w:t>
      </w:r>
      <w:r w:rsidR="00F07F0F">
        <w:rPr>
          <w:sz w:val="22"/>
          <w:szCs w:val="24"/>
        </w:rPr>
        <w:t>the value of game server only tells where the match is arranged, for example in Chinese server or in German server</w:t>
      </w:r>
      <w:r>
        <w:rPr>
          <w:sz w:val="22"/>
          <w:szCs w:val="24"/>
        </w:rPr>
        <w:t xml:space="preserve"> which differs from lagging status</w:t>
      </w:r>
      <w:r w:rsidR="00F07F0F">
        <w:rPr>
          <w:sz w:val="22"/>
          <w:szCs w:val="24"/>
        </w:rPr>
        <w:t xml:space="preserve">. Meanwhile, the value of starting time of the game only tells the time when the match is arranged, for example at 9 p.m. These two elements are considered totally irrelevant to the result of the games, </w:t>
      </w:r>
      <w:r>
        <w:rPr>
          <w:sz w:val="22"/>
          <w:szCs w:val="24"/>
        </w:rPr>
        <w:t xml:space="preserve">nor could they be used for filtering, </w:t>
      </w:r>
      <w:r w:rsidR="00F07F0F">
        <w:rPr>
          <w:sz w:val="22"/>
          <w:szCs w:val="24"/>
        </w:rPr>
        <w:t>thus deleting them at first place.</w:t>
      </w:r>
    </w:p>
    <w:p w14:paraId="33898AAD" w14:textId="2F05C9B7" w:rsidR="00463B3C" w:rsidRPr="00463B3C" w:rsidRDefault="00463B3C" w:rsidP="008C4A6C">
      <w:pPr>
        <w:spacing w:line="360" w:lineRule="auto"/>
        <w:rPr>
          <w:b/>
          <w:bCs/>
          <w:sz w:val="24"/>
          <w:szCs w:val="24"/>
        </w:rPr>
      </w:pPr>
      <w:r w:rsidRPr="00463B3C">
        <w:rPr>
          <w:rFonts w:hint="eastAsia"/>
          <w:b/>
          <w:bCs/>
          <w:sz w:val="24"/>
          <w:szCs w:val="24"/>
        </w:rPr>
        <w:t>R</w:t>
      </w:r>
      <w:r w:rsidRPr="00463B3C">
        <w:rPr>
          <w:b/>
          <w:bCs/>
          <w:sz w:val="24"/>
          <w:szCs w:val="24"/>
        </w:rPr>
        <w:t>adiant win and Hero ids</w:t>
      </w:r>
    </w:p>
    <w:p w14:paraId="0248A410" w14:textId="4523EF19" w:rsidR="008605BC" w:rsidRDefault="00EA7FC0" w:rsidP="008C4A6C">
      <w:pPr>
        <w:spacing w:line="360" w:lineRule="auto"/>
        <w:rPr>
          <w:sz w:val="22"/>
          <w:szCs w:val="24"/>
        </w:rPr>
      </w:pPr>
      <w:r>
        <w:rPr>
          <w:sz w:val="22"/>
          <w:szCs w:val="24"/>
        </w:rPr>
        <w:t xml:space="preserve">Reversely, the value of hero id stands for which 10 heroes are picked by players in this match. Likewise, radiant is the name of the team in DOTA2 while the other team is named dire. The Boolean value of radiant win stands for the final result of the game. </w:t>
      </w:r>
      <w:r w:rsidR="001A23C7">
        <w:rPr>
          <w:sz w:val="22"/>
          <w:szCs w:val="24"/>
        </w:rPr>
        <w:t>These two elements are exactly the input and the output variables for model training.</w:t>
      </w:r>
    </w:p>
    <w:p w14:paraId="3C4100DF" w14:textId="41181561" w:rsidR="00EA7FC0" w:rsidRDefault="008605BC" w:rsidP="008C4A6C">
      <w:pPr>
        <w:spacing w:line="360" w:lineRule="auto"/>
        <w:rPr>
          <w:sz w:val="22"/>
          <w:szCs w:val="24"/>
        </w:rPr>
      </w:pPr>
      <w:r>
        <w:rPr>
          <w:sz w:val="22"/>
          <w:szCs w:val="24"/>
        </w:rPr>
        <w:t>Remaining</w:t>
      </w:r>
      <w:r w:rsidR="00EA7FC0">
        <w:rPr>
          <w:sz w:val="22"/>
          <w:szCs w:val="24"/>
        </w:rPr>
        <w:t xml:space="preserve"> elements are evaluated below:</w:t>
      </w:r>
    </w:p>
    <w:p w14:paraId="42066484" w14:textId="26D8DB73" w:rsidR="00F07F0F" w:rsidRDefault="00B30DAB" w:rsidP="008C4A6C">
      <w:pPr>
        <w:spacing w:line="360" w:lineRule="auto"/>
        <w:rPr>
          <w:b/>
          <w:bCs/>
          <w:sz w:val="24"/>
          <w:szCs w:val="24"/>
        </w:rPr>
      </w:pPr>
      <w:r w:rsidRPr="00B30DAB">
        <w:rPr>
          <w:rFonts w:hint="eastAsia"/>
          <w:b/>
          <w:bCs/>
          <w:sz w:val="24"/>
          <w:szCs w:val="24"/>
        </w:rPr>
        <w:lastRenderedPageBreak/>
        <w:t>M</w:t>
      </w:r>
      <w:r w:rsidRPr="00B30DAB">
        <w:rPr>
          <w:b/>
          <w:bCs/>
          <w:sz w:val="24"/>
          <w:szCs w:val="24"/>
        </w:rPr>
        <w:t>atch id</w:t>
      </w:r>
    </w:p>
    <w:p w14:paraId="0FE03B00" w14:textId="77B4F0F7" w:rsidR="00B30DAB" w:rsidRDefault="00380410" w:rsidP="008C4A6C">
      <w:pPr>
        <w:spacing w:line="360" w:lineRule="auto"/>
        <w:rPr>
          <w:sz w:val="22"/>
          <w:szCs w:val="24"/>
        </w:rPr>
      </w:pPr>
      <w:r>
        <w:rPr>
          <w:sz w:val="22"/>
          <w:szCs w:val="24"/>
        </w:rPr>
        <w:t>Element</w:t>
      </w:r>
      <w:r w:rsidR="00B30DAB">
        <w:rPr>
          <w:sz w:val="22"/>
          <w:szCs w:val="24"/>
        </w:rPr>
        <w:t xml:space="preserve"> match id serves for indexing the match in data collection module which is introduced before. </w:t>
      </w:r>
      <w:r w:rsidR="008605BC">
        <w:rPr>
          <w:sz w:val="22"/>
          <w:szCs w:val="24"/>
        </w:rPr>
        <w:t>It is deleted since data with repeating match id was already filtered out which is the job done by the data collection module.</w:t>
      </w:r>
    </w:p>
    <w:p w14:paraId="3441A7CE" w14:textId="573F8792" w:rsidR="00B30DAB" w:rsidRDefault="00B30DAB" w:rsidP="00B30DAB">
      <w:pPr>
        <w:spacing w:line="360" w:lineRule="auto"/>
        <w:rPr>
          <w:b/>
          <w:bCs/>
          <w:sz w:val="24"/>
          <w:szCs w:val="24"/>
        </w:rPr>
      </w:pPr>
      <w:r w:rsidRPr="00B30DAB">
        <w:rPr>
          <w:rFonts w:hint="eastAsia"/>
          <w:b/>
          <w:bCs/>
          <w:sz w:val="24"/>
          <w:szCs w:val="24"/>
        </w:rPr>
        <w:t>M</w:t>
      </w:r>
      <w:r w:rsidRPr="00B30DAB">
        <w:rPr>
          <w:b/>
          <w:bCs/>
          <w:sz w:val="24"/>
          <w:szCs w:val="24"/>
        </w:rPr>
        <w:t xml:space="preserve">atch </w:t>
      </w:r>
      <w:r>
        <w:rPr>
          <w:b/>
          <w:bCs/>
          <w:sz w:val="24"/>
          <w:szCs w:val="24"/>
        </w:rPr>
        <w:t>version</w:t>
      </w:r>
    </w:p>
    <w:p w14:paraId="4D360D47" w14:textId="5656560F" w:rsidR="00D31B43" w:rsidRDefault="00B30DAB" w:rsidP="008C4A6C">
      <w:pPr>
        <w:spacing w:line="360" w:lineRule="auto"/>
        <w:rPr>
          <w:rFonts w:hint="eastAsia"/>
          <w:sz w:val="22"/>
          <w:szCs w:val="24"/>
        </w:rPr>
      </w:pPr>
      <w:r>
        <w:rPr>
          <w:rFonts w:hint="eastAsia"/>
          <w:sz w:val="22"/>
          <w:szCs w:val="24"/>
        </w:rPr>
        <w:t>T</w:t>
      </w:r>
      <w:r>
        <w:rPr>
          <w:sz w:val="22"/>
          <w:szCs w:val="24"/>
        </w:rPr>
        <w:t xml:space="preserve">he version of </w:t>
      </w:r>
      <w:r w:rsidR="00463B3C">
        <w:rPr>
          <w:sz w:val="22"/>
          <w:szCs w:val="24"/>
        </w:rPr>
        <w:t>the game</w:t>
      </w:r>
      <w:r>
        <w:rPr>
          <w:sz w:val="22"/>
          <w:szCs w:val="24"/>
        </w:rPr>
        <w:t xml:space="preserve"> is varying </w:t>
      </w:r>
      <w:r w:rsidR="00463B3C">
        <w:rPr>
          <w:sz w:val="22"/>
          <w:szCs w:val="24"/>
        </w:rPr>
        <w:t>over</w:t>
      </w:r>
      <w:r>
        <w:rPr>
          <w:sz w:val="22"/>
          <w:szCs w:val="24"/>
        </w:rPr>
        <w:t xml:space="preserve"> time. </w:t>
      </w:r>
      <w:r w:rsidR="00380410">
        <w:rPr>
          <w:sz w:val="22"/>
          <w:szCs w:val="24"/>
        </w:rPr>
        <w:t>In this project, o</w:t>
      </w:r>
      <w:r>
        <w:rPr>
          <w:sz w:val="22"/>
          <w:szCs w:val="24"/>
        </w:rPr>
        <w:t xml:space="preserve">nly </w:t>
      </w:r>
      <w:r w:rsidR="00380410">
        <w:rPr>
          <w:sz w:val="22"/>
          <w:szCs w:val="24"/>
        </w:rPr>
        <w:t xml:space="preserve">entries </w:t>
      </w:r>
      <w:r>
        <w:rPr>
          <w:sz w:val="22"/>
          <w:szCs w:val="24"/>
        </w:rPr>
        <w:t xml:space="preserve">from the latest version is </w:t>
      </w:r>
      <w:r w:rsidR="00F047FB">
        <w:rPr>
          <w:sz w:val="22"/>
          <w:szCs w:val="24"/>
        </w:rPr>
        <w:t>persisted</w:t>
      </w:r>
      <w:r>
        <w:rPr>
          <w:sz w:val="22"/>
          <w:szCs w:val="24"/>
        </w:rPr>
        <w:t xml:space="preserve"> in order to make the model generated up to date</w:t>
      </w:r>
      <w:r w:rsidR="00463B3C">
        <w:rPr>
          <w:sz w:val="22"/>
          <w:szCs w:val="24"/>
        </w:rPr>
        <w:t>, other data are filtered out</w:t>
      </w:r>
      <w:r>
        <w:rPr>
          <w:sz w:val="22"/>
          <w:szCs w:val="24"/>
        </w:rPr>
        <w:t xml:space="preserve">. For this reason, the model would have to be trained again once the version has updated. </w:t>
      </w:r>
      <w:r w:rsidR="00380410">
        <w:rPr>
          <w:sz w:val="22"/>
          <w:szCs w:val="24"/>
        </w:rPr>
        <w:t>Then, i</w:t>
      </w:r>
      <w:r>
        <w:rPr>
          <w:sz w:val="22"/>
          <w:szCs w:val="24"/>
        </w:rPr>
        <w:t xml:space="preserve">t is deleted </w:t>
      </w:r>
      <w:r w:rsidR="00463B3C">
        <w:rPr>
          <w:sz w:val="22"/>
          <w:szCs w:val="24"/>
        </w:rPr>
        <w:t>because</w:t>
      </w:r>
      <w:r>
        <w:rPr>
          <w:sz w:val="22"/>
          <w:szCs w:val="24"/>
        </w:rPr>
        <w:t xml:space="preserve"> that with collection of </w:t>
      </w:r>
      <w:r w:rsidR="00380410">
        <w:rPr>
          <w:sz w:val="22"/>
          <w:szCs w:val="24"/>
        </w:rPr>
        <w:t>entries</w:t>
      </w:r>
      <w:r>
        <w:rPr>
          <w:sz w:val="22"/>
          <w:szCs w:val="24"/>
        </w:rPr>
        <w:t xml:space="preserve"> from the same version, it would not affect the result of the games.</w:t>
      </w:r>
    </w:p>
    <w:p w14:paraId="16FA0757" w14:textId="4A42F3A5" w:rsidR="00EA7FC0" w:rsidRDefault="00EA7FC0" w:rsidP="00EA7FC0">
      <w:pPr>
        <w:spacing w:line="360" w:lineRule="auto"/>
        <w:rPr>
          <w:b/>
          <w:bCs/>
          <w:sz w:val="24"/>
          <w:szCs w:val="24"/>
        </w:rPr>
      </w:pPr>
      <w:r>
        <w:rPr>
          <w:b/>
          <w:bCs/>
          <w:sz w:val="24"/>
          <w:szCs w:val="24"/>
        </w:rPr>
        <w:t>Duration</w:t>
      </w:r>
    </w:p>
    <w:p w14:paraId="2E2FFE20" w14:textId="4F8E3986" w:rsidR="00C7454D" w:rsidRDefault="00D31B43" w:rsidP="00EA7FC0">
      <w:pPr>
        <w:spacing w:line="360" w:lineRule="auto"/>
        <w:rPr>
          <w:sz w:val="22"/>
          <w:szCs w:val="24"/>
        </w:rPr>
      </w:pPr>
      <w:r>
        <w:rPr>
          <w:sz w:val="22"/>
          <w:szCs w:val="24"/>
        </w:rPr>
        <w:t>The duration of matches would not influence the result of them</w:t>
      </w:r>
      <w:r w:rsidR="00C7454D">
        <w:rPr>
          <w:sz w:val="22"/>
          <w:szCs w:val="24"/>
        </w:rPr>
        <w:t>. In details, some heroes’ combination might become more powerful over time while others might lose their influence when the match lasts too long. Hence, the element of duration is deleted by the pre-processor module.</w:t>
      </w:r>
    </w:p>
    <w:p w14:paraId="7E05BBDA" w14:textId="0E9873A4" w:rsidR="008605BC" w:rsidRDefault="008605BC" w:rsidP="00EA7FC0">
      <w:pPr>
        <w:spacing w:line="360" w:lineRule="auto"/>
        <w:rPr>
          <w:rFonts w:hint="eastAsia"/>
          <w:sz w:val="22"/>
          <w:szCs w:val="24"/>
        </w:rPr>
      </w:pPr>
      <w:ins w:id="87" w:author="Sky" w:date="2021-01-17T21:45:00Z">
        <w:r>
          <w:rPr>
            <w:rFonts w:hint="eastAsia"/>
            <w:noProof/>
            <w:sz w:val="22"/>
            <w:szCs w:val="24"/>
          </w:rPr>
          <w:drawing>
            <wp:anchor distT="0" distB="0" distL="114300" distR="114300" simplePos="0" relativeHeight="251677696" behindDoc="0" locked="0" layoutInCell="1" allowOverlap="1" wp14:anchorId="7B19EEB0" wp14:editId="52B60416">
              <wp:simplePos x="0" y="0"/>
              <wp:positionH relativeFrom="margin">
                <wp:align>center</wp:align>
              </wp:positionH>
              <wp:positionV relativeFrom="paragraph">
                <wp:posOffset>1171659</wp:posOffset>
              </wp:positionV>
              <wp:extent cx="3896995" cy="2924175"/>
              <wp:effectExtent l="0" t="0" r="8255" b="9525"/>
              <wp:wrapTopAndBottom/>
              <wp:docPr id="10" name="图片 10" descr="num_of_games_vs_game_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um_of_games_vs_game_duration"/>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96995" cy="2924175"/>
                      </a:xfrm>
                      <a:prstGeom prst="rect">
                        <a:avLst/>
                      </a:prstGeom>
                    </pic:spPr>
                  </pic:pic>
                </a:graphicData>
              </a:graphic>
              <wp14:sizeRelH relativeFrom="page">
                <wp14:pctWidth>0</wp14:pctWidth>
              </wp14:sizeRelH>
              <wp14:sizeRelV relativeFrom="page">
                <wp14:pctHeight>0</wp14:pctHeight>
              </wp14:sizeRelV>
            </wp:anchor>
          </w:drawing>
        </w:r>
      </w:ins>
      <w:r w:rsidR="00D31B43">
        <w:rPr>
          <w:sz w:val="22"/>
          <w:szCs w:val="24"/>
        </w:rPr>
        <w:t>Nevertheless</w:t>
      </w:r>
      <w:r w:rsidR="00E15A4B">
        <w:rPr>
          <w:sz w:val="22"/>
          <w:szCs w:val="24"/>
        </w:rPr>
        <w:t xml:space="preserve">, according to observation of the collected data, duration of a match varies from a wide range. </w:t>
      </w:r>
      <w:r w:rsidR="00D31B43">
        <w:rPr>
          <w:sz w:val="22"/>
          <w:szCs w:val="24"/>
        </w:rPr>
        <w:t>D</w:t>
      </w:r>
      <w:r w:rsidR="00E15A4B">
        <w:rPr>
          <w:sz w:val="22"/>
          <w:szCs w:val="24"/>
        </w:rPr>
        <w:t>ue to empirical judgement, an average DOTA2 match should range from 30 to 60minutes. Plot the data on a diagram where the x-Axis represents the duration, and the y-Axis represents the number of matches</w:t>
      </w:r>
      <w:r>
        <w:rPr>
          <w:sz w:val="22"/>
          <w:szCs w:val="24"/>
        </w:rPr>
        <w:t>:</w:t>
      </w:r>
    </w:p>
    <w:p w14:paraId="4FE0293E" w14:textId="28DDECAD" w:rsidR="008605BC" w:rsidRDefault="008605BC" w:rsidP="00EA7FC0">
      <w:pPr>
        <w:spacing w:line="360" w:lineRule="auto"/>
        <w:rPr>
          <w:sz w:val="22"/>
          <w:szCs w:val="24"/>
        </w:rPr>
      </w:pPr>
      <w:r>
        <w:rPr>
          <w:sz w:val="22"/>
          <w:szCs w:val="24"/>
        </w:rPr>
        <w:lastRenderedPageBreak/>
        <w:t>The result diagram</w:t>
      </w:r>
      <w:r w:rsidRPr="008605BC">
        <w:t xml:space="preserve"> </w:t>
      </w:r>
      <w:r w:rsidRPr="008605BC">
        <w:rPr>
          <w:sz w:val="22"/>
          <w:szCs w:val="24"/>
        </w:rPr>
        <w:t xml:space="preserve">indicates that, indeed, most of the matches end from 40 to 60 minutes, approximately matching the Bell curve. For matches that is too short or too long, investigation of potential reasons is needed to check if those matches are reliable. However, it is impossible to find out exactly why those matches happen. Instead, a brief questionnaire is handed out in players’ community of DOTA2, namely Max+ which is a mobile phone application in China. 157 results is gained </w:t>
      </w:r>
      <w:r w:rsidR="00380410">
        <w:rPr>
          <w:sz w:val="22"/>
          <w:szCs w:val="24"/>
        </w:rPr>
        <w:t xml:space="preserve">until the deadline of this thesis which are </w:t>
      </w:r>
      <w:r w:rsidRPr="008605BC">
        <w:rPr>
          <w:sz w:val="22"/>
          <w:szCs w:val="24"/>
        </w:rPr>
        <w:t>shown below:</w:t>
      </w:r>
    </w:p>
    <w:p w14:paraId="04C12FB2" w14:textId="77777777" w:rsidR="000F34DE" w:rsidRDefault="008605BC" w:rsidP="00EA7FC0">
      <w:pPr>
        <w:spacing w:line="360" w:lineRule="auto"/>
        <w:rPr>
          <w:sz w:val="22"/>
          <w:szCs w:val="24"/>
        </w:rPr>
      </w:pPr>
      <w:r>
        <w:rPr>
          <w:noProof/>
          <w:sz w:val="22"/>
          <w:szCs w:val="24"/>
        </w:rPr>
        <w:drawing>
          <wp:anchor distT="0" distB="0" distL="114300" distR="114300" simplePos="0" relativeHeight="251681792" behindDoc="0" locked="0" layoutInCell="1" allowOverlap="1" wp14:anchorId="485CA5BE" wp14:editId="2BC79F74">
            <wp:simplePos x="0" y="0"/>
            <wp:positionH relativeFrom="margin">
              <wp:align>center</wp:align>
            </wp:positionH>
            <wp:positionV relativeFrom="paragraph">
              <wp:posOffset>3120390</wp:posOffset>
            </wp:positionV>
            <wp:extent cx="3600000" cy="2880627"/>
            <wp:effectExtent l="0" t="0" r="63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288062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2"/>
          <w:szCs w:val="24"/>
        </w:rPr>
        <w:drawing>
          <wp:anchor distT="0" distB="0" distL="114300" distR="114300" simplePos="0" relativeHeight="251679744" behindDoc="0" locked="0" layoutInCell="1" allowOverlap="1" wp14:anchorId="1C77F67F" wp14:editId="243CE85A">
            <wp:simplePos x="0" y="0"/>
            <wp:positionH relativeFrom="margin">
              <wp:align>center</wp:align>
            </wp:positionH>
            <wp:positionV relativeFrom="paragraph">
              <wp:posOffset>3810</wp:posOffset>
            </wp:positionV>
            <wp:extent cx="3600000" cy="2881198"/>
            <wp:effectExtent l="0" t="0" r="63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2881198"/>
                    </a:xfrm>
                    <a:prstGeom prst="rect">
                      <a:avLst/>
                    </a:prstGeom>
                    <a:noFill/>
                    <a:ln>
                      <a:noFill/>
                    </a:ln>
                  </pic:spPr>
                </pic:pic>
              </a:graphicData>
            </a:graphic>
            <wp14:sizeRelH relativeFrom="page">
              <wp14:pctWidth>0</wp14:pctWidth>
            </wp14:sizeRelH>
            <wp14:sizeRelV relativeFrom="page">
              <wp14:pctHeight>0</wp14:pctHeight>
            </wp14:sizeRelV>
          </wp:anchor>
        </w:drawing>
      </w:r>
      <w:r w:rsidR="007B1C4A">
        <w:rPr>
          <w:rFonts w:hint="eastAsia"/>
          <w:sz w:val="22"/>
          <w:szCs w:val="24"/>
        </w:rPr>
        <w:t>T</w:t>
      </w:r>
      <w:r w:rsidR="007B1C4A">
        <w:rPr>
          <w:sz w:val="22"/>
          <w:szCs w:val="24"/>
        </w:rPr>
        <w:t>he left column means that the voter thinks the match duration is normal while the right column means that the voter thinks the match duration is abnormal. Since the questionnaire is merely dualistic, the result could be a bit inaccurate.</w:t>
      </w:r>
    </w:p>
    <w:p w14:paraId="7533DA55" w14:textId="66C48D08" w:rsidR="000F34DE" w:rsidRDefault="00380410" w:rsidP="00EA7FC0">
      <w:pPr>
        <w:spacing w:line="360" w:lineRule="auto"/>
        <w:rPr>
          <w:sz w:val="22"/>
          <w:szCs w:val="24"/>
        </w:rPr>
      </w:pPr>
      <w:r>
        <w:rPr>
          <w:sz w:val="22"/>
          <w:szCs w:val="24"/>
        </w:rPr>
        <w:lastRenderedPageBreak/>
        <w:t>But, i</w:t>
      </w:r>
      <w:r w:rsidR="007B1C4A">
        <w:rPr>
          <w:sz w:val="22"/>
          <w:szCs w:val="24"/>
        </w:rPr>
        <w:t xml:space="preserve">n general, </w:t>
      </w:r>
      <w:r w:rsidR="000F34DE">
        <w:rPr>
          <w:sz w:val="22"/>
          <w:szCs w:val="24"/>
        </w:rPr>
        <w:t>it is illustrated</w:t>
      </w:r>
      <w:r w:rsidR="007B1C4A">
        <w:rPr>
          <w:sz w:val="22"/>
          <w:szCs w:val="24"/>
        </w:rPr>
        <w:t xml:space="preserve"> that extremely short matches </w:t>
      </w:r>
      <w:r w:rsidR="000F34DE">
        <w:rPr>
          <w:sz w:val="22"/>
          <w:szCs w:val="24"/>
        </w:rPr>
        <w:t>are</w:t>
      </w:r>
      <w:r w:rsidR="007B1C4A">
        <w:rPr>
          <w:sz w:val="22"/>
          <w:szCs w:val="24"/>
        </w:rPr>
        <w:t xml:space="preserve"> comparably much more unreliable than those which are extremely long.</w:t>
      </w:r>
    </w:p>
    <w:p w14:paraId="394248D3" w14:textId="53727E8B" w:rsidR="000F34DE" w:rsidRPr="007B1C4A" w:rsidRDefault="007B1C4A" w:rsidP="00EA7FC0">
      <w:pPr>
        <w:spacing w:line="360" w:lineRule="auto"/>
        <w:rPr>
          <w:rFonts w:hint="eastAsia"/>
          <w:sz w:val="22"/>
          <w:szCs w:val="24"/>
        </w:rPr>
      </w:pPr>
      <w:r>
        <w:rPr>
          <w:rFonts w:hint="eastAsia"/>
          <w:sz w:val="22"/>
          <w:szCs w:val="24"/>
        </w:rPr>
        <w:t>I</w:t>
      </w:r>
      <w:r>
        <w:rPr>
          <w:sz w:val="22"/>
          <w:szCs w:val="24"/>
        </w:rPr>
        <w:t>n this case, matches which last</w:t>
      </w:r>
      <w:r w:rsidR="000F34DE">
        <w:rPr>
          <w:sz w:val="22"/>
          <w:szCs w:val="24"/>
        </w:rPr>
        <w:t>ed</w:t>
      </w:r>
      <w:r>
        <w:rPr>
          <w:sz w:val="22"/>
          <w:szCs w:val="24"/>
        </w:rPr>
        <w:t xml:space="preserve"> below 15 minutes are filtered out while those last</w:t>
      </w:r>
      <w:r w:rsidR="000F34DE">
        <w:rPr>
          <w:sz w:val="22"/>
          <w:szCs w:val="24"/>
        </w:rPr>
        <w:t>ed</w:t>
      </w:r>
      <w:r>
        <w:rPr>
          <w:sz w:val="22"/>
          <w:szCs w:val="24"/>
        </w:rPr>
        <w:t xml:space="preserve"> above 60 minutes are </w:t>
      </w:r>
      <w:r w:rsidR="000F34DE">
        <w:rPr>
          <w:sz w:val="22"/>
          <w:szCs w:val="24"/>
        </w:rPr>
        <w:t>persisted</w:t>
      </w:r>
      <w:r>
        <w:rPr>
          <w:sz w:val="22"/>
          <w:szCs w:val="24"/>
        </w:rPr>
        <w:t>. Specifically, the filter</w:t>
      </w:r>
      <w:r w:rsidR="00380410">
        <w:rPr>
          <w:sz w:val="22"/>
          <w:szCs w:val="24"/>
        </w:rPr>
        <w:t>’s</w:t>
      </w:r>
      <w:r>
        <w:rPr>
          <w:sz w:val="22"/>
          <w:szCs w:val="24"/>
        </w:rPr>
        <w:t xml:space="preserve"> threshold is selected as the 10</w:t>
      </w:r>
      <w:r w:rsidRPr="007B1C4A">
        <w:rPr>
          <w:sz w:val="22"/>
          <w:szCs w:val="24"/>
          <w:vertAlign w:val="superscript"/>
        </w:rPr>
        <w:t>th</w:t>
      </w:r>
      <w:r>
        <w:rPr>
          <w:sz w:val="22"/>
          <w:szCs w:val="24"/>
          <w:vertAlign w:val="superscript"/>
        </w:rPr>
        <w:t xml:space="preserve"> </w:t>
      </w:r>
      <w:r>
        <w:rPr>
          <w:sz w:val="22"/>
          <w:szCs w:val="24"/>
        </w:rPr>
        <w:t>quantile of the matches, which is 14.81 minutes to be exact.</w:t>
      </w:r>
    </w:p>
    <w:p w14:paraId="1B4A931A" w14:textId="556FE157" w:rsidR="00EA7FC0" w:rsidRDefault="00EA7FC0" w:rsidP="008C4A6C">
      <w:pPr>
        <w:spacing w:line="360" w:lineRule="auto"/>
        <w:rPr>
          <w:b/>
          <w:bCs/>
          <w:sz w:val="24"/>
          <w:szCs w:val="24"/>
        </w:rPr>
      </w:pPr>
      <w:r>
        <w:rPr>
          <w:b/>
          <w:bCs/>
          <w:sz w:val="24"/>
          <w:szCs w:val="24"/>
        </w:rPr>
        <w:t>Skill level</w:t>
      </w:r>
    </w:p>
    <w:p w14:paraId="4024B6B3" w14:textId="2BE3D7CE" w:rsidR="007B1C4A" w:rsidRDefault="007B1C4A" w:rsidP="008C4A6C">
      <w:pPr>
        <w:spacing w:line="360" w:lineRule="auto"/>
        <w:rPr>
          <w:sz w:val="22"/>
          <w:szCs w:val="24"/>
        </w:rPr>
      </w:pPr>
      <w:r w:rsidRPr="007B1C4A">
        <w:rPr>
          <w:rFonts w:hint="eastAsia"/>
          <w:sz w:val="22"/>
          <w:szCs w:val="24"/>
        </w:rPr>
        <w:t>F</w:t>
      </w:r>
      <w:r w:rsidRPr="007B1C4A">
        <w:rPr>
          <w:sz w:val="22"/>
          <w:szCs w:val="24"/>
        </w:rPr>
        <w:t>or</w:t>
      </w:r>
      <w:r>
        <w:rPr>
          <w:sz w:val="22"/>
          <w:szCs w:val="24"/>
        </w:rPr>
        <w:t xml:space="preserve"> each public match, an overall skill level will be assigned</w:t>
      </w:r>
      <w:r w:rsidR="005422AF">
        <w:rPr>
          <w:sz w:val="22"/>
          <w:szCs w:val="24"/>
        </w:rPr>
        <w:t xml:space="preserve">, where skill level ‘Very High’ and ‘High’ represent matches with experienced and high-level players, and ‘Normal’ means </w:t>
      </w:r>
      <w:r w:rsidR="00380410">
        <w:rPr>
          <w:sz w:val="22"/>
          <w:szCs w:val="24"/>
        </w:rPr>
        <w:t>junior</w:t>
      </w:r>
      <w:r w:rsidR="005422AF">
        <w:rPr>
          <w:sz w:val="22"/>
          <w:szCs w:val="24"/>
        </w:rPr>
        <w:t>-level matches. The players’ skill level obviously impact on the result of the games. For instance, with exact same picks of heroes, the match</w:t>
      </w:r>
      <w:r w:rsidR="00D31B43">
        <w:rPr>
          <w:sz w:val="22"/>
          <w:szCs w:val="24"/>
        </w:rPr>
        <w:t>es</w:t>
      </w:r>
      <w:r w:rsidR="005422AF">
        <w:rPr>
          <w:sz w:val="22"/>
          <w:szCs w:val="24"/>
        </w:rPr>
        <w:t xml:space="preserve"> might not result the same with different skill level</w:t>
      </w:r>
      <w:r w:rsidR="00D31B43">
        <w:rPr>
          <w:sz w:val="22"/>
          <w:szCs w:val="24"/>
        </w:rPr>
        <w:t>s</w:t>
      </w:r>
      <w:r w:rsidR="005422AF">
        <w:rPr>
          <w:sz w:val="22"/>
          <w:szCs w:val="24"/>
        </w:rPr>
        <w:t xml:space="preserve"> of the match</w:t>
      </w:r>
      <w:r w:rsidR="00D31B43">
        <w:rPr>
          <w:sz w:val="22"/>
          <w:szCs w:val="24"/>
        </w:rPr>
        <w:t>es</w:t>
      </w:r>
      <w:r w:rsidR="005422AF">
        <w:rPr>
          <w:sz w:val="22"/>
          <w:szCs w:val="24"/>
        </w:rPr>
        <w:t xml:space="preserve">. However, if the matching system of DOTA2 is trusted balanced, skill level would not impact </w:t>
      </w:r>
      <w:r w:rsidR="00D31B43">
        <w:rPr>
          <w:sz w:val="22"/>
          <w:szCs w:val="24"/>
        </w:rPr>
        <w:t>an actual</w:t>
      </w:r>
      <w:r w:rsidR="005422AF">
        <w:rPr>
          <w:sz w:val="22"/>
          <w:szCs w:val="24"/>
        </w:rPr>
        <w:t xml:space="preserve"> match </w:t>
      </w:r>
      <w:r w:rsidR="00D31B43">
        <w:rPr>
          <w:sz w:val="22"/>
          <w:szCs w:val="24"/>
        </w:rPr>
        <w:t xml:space="preserve">which is </w:t>
      </w:r>
      <w:r w:rsidR="005422AF">
        <w:rPr>
          <w:sz w:val="22"/>
          <w:szCs w:val="24"/>
        </w:rPr>
        <w:t>similar to the element match version.</w:t>
      </w:r>
    </w:p>
    <w:p w14:paraId="23670F7C" w14:textId="497A1A38" w:rsidR="005422AF" w:rsidRDefault="005422AF" w:rsidP="008C4A6C">
      <w:pPr>
        <w:spacing w:line="360" w:lineRule="auto"/>
        <w:rPr>
          <w:sz w:val="22"/>
          <w:szCs w:val="24"/>
        </w:rPr>
      </w:pPr>
      <w:r>
        <w:rPr>
          <w:rFonts w:hint="eastAsia"/>
          <w:sz w:val="22"/>
          <w:szCs w:val="24"/>
        </w:rPr>
        <w:t>T</w:t>
      </w:r>
      <w:r>
        <w:rPr>
          <w:sz w:val="22"/>
          <w:szCs w:val="24"/>
        </w:rPr>
        <w:t xml:space="preserve">herefore, </w:t>
      </w:r>
      <w:r w:rsidR="000F34DE">
        <w:rPr>
          <w:sz w:val="22"/>
          <w:szCs w:val="24"/>
        </w:rPr>
        <w:t xml:space="preserve">the element skill level is deleted while </w:t>
      </w:r>
      <w:r>
        <w:rPr>
          <w:sz w:val="22"/>
          <w:szCs w:val="24"/>
        </w:rPr>
        <w:t xml:space="preserve">the pre-processor module is designed to </w:t>
      </w:r>
      <w:r w:rsidR="000F34DE">
        <w:rPr>
          <w:sz w:val="22"/>
          <w:szCs w:val="24"/>
        </w:rPr>
        <w:t>persist</w:t>
      </w:r>
      <w:r>
        <w:rPr>
          <w:sz w:val="22"/>
          <w:szCs w:val="24"/>
        </w:rPr>
        <w:t xml:space="preserve"> matches only assigned with skill level ‘High’ which is the intermediate one to fix the effect of element skill level. In the future, it is</w:t>
      </w:r>
      <w:r w:rsidR="00380410">
        <w:rPr>
          <w:sz w:val="22"/>
          <w:szCs w:val="24"/>
        </w:rPr>
        <w:t xml:space="preserve"> considered</w:t>
      </w:r>
      <w:r>
        <w:rPr>
          <w:sz w:val="22"/>
          <w:szCs w:val="24"/>
        </w:rPr>
        <w:t xml:space="preserve"> feasible to classify </w:t>
      </w:r>
      <w:r w:rsidR="00380410">
        <w:rPr>
          <w:sz w:val="22"/>
          <w:szCs w:val="24"/>
        </w:rPr>
        <w:t>the entries into three sets of data</w:t>
      </w:r>
      <w:r>
        <w:rPr>
          <w:sz w:val="22"/>
          <w:szCs w:val="24"/>
        </w:rPr>
        <w:t xml:space="preserve"> which generate three results of model to represent matches hold in </w:t>
      </w:r>
      <w:r w:rsidR="00D31B43">
        <w:rPr>
          <w:sz w:val="22"/>
          <w:szCs w:val="24"/>
        </w:rPr>
        <w:t>all three skill levels</w:t>
      </w:r>
      <w:r>
        <w:rPr>
          <w:sz w:val="22"/>
          <w:szCs w:val="24"/>
        </w:rPr>
        <w:t>.</w:t>
      </w:r>
    </w:p>
    <w:p w14:paraId="197CCC69" w14:textId="4C3DFC21" w:rsidR="000F34DE" w:rsidRPr="00D31B43" w:rsidRDefault="000F34DE" w:rsidP="008C4A6C">
      <w:pPr>
        <w:spacing w:line="360" w:lineRule="auto"/>
        <w:rPr>
          <w:rFonts w:hint="eastAsia"/>
          <w:sz w:val="22"/>
          <w:szCs w:val="24"/>
        </w:rPr>
      </w:pPr>
      <w:r>
        <w:rPr>
          <w:rFonts w:hint="eastAsia"/>
          <w:sz w:val="22"/>
          <w:szCs w:val="24"/>
        </w:rPr>
        <w:t>A</w:t>
      </w:r>
      <w:r>
        <w:rPr>
          <w:sz w:val="22"/>
          <w:szCs w:val="24"/>
        </w:rPr>
        <w:t xml:space="preserve">fter pre-processing, about 50,000 </w:t>
      </w:r>
      <w:r w:rsidR="00422B57">
        <w:rPr>
          <w:sz w:val="22"/>
          <w:szCs w:val="24"/>
        </w:rPr>
        <w:t xml:space="preserve">entries </w:t>
      </w:r>
      <w:r>
        <w:rPr>
          <w:sz w:val="22"/>
          <w:szCs w:val="24"/>
        </w:rPr>
        <w:t xml:space="preserve">are persisted </w:t>
      </w:r>
      <w:r w:rsidR="00CA07CA">
        <w:rPr>
          <w:sz w:val="22"/>
          <w:szCs w:val="24"/>
        </w:rPr>
        <w:t>serialized</w:t>
      </w:r>
      <w:r w:rsidR="00380410">
        <w:rPr>
          <w:sz w:val="22"/>
          <w:szCs w:val="24"/>
        </w:rPr>
        <w:t xml:space="preserve"> into dataset like</w:t>
      </w:r>
      <w:r>
        <w:rPr>
          <w:sz w:val="22"/>
          <w:szCs w:val="24"/>
        </w:rPr>
        <w:t>:</w:t>
      </w:r>
    </w:p>
    <w:tbl>
      <w:tblPr>
        <w:tblStyle w:val="a4"/>
        <w:tblW w:w="0" w:type="auto"/>
        <w:jc w:val="center"/>
        <w:tblLook w:val="04A0" w:firstRow="1" w:lastRow="0" w:firstColumn="1" w:lastColumn="0" w:noHBand="0" w:noVBand="1"/>
      </w:tblPr>
      <w:tblGrid>
        <w:gridCol w:w="3080"/>
        <w:gridCol w:w="3081"/>
      </w:tblGrid>
      <w:tr w:rsidR="008C4A6C" w14:paraId="144903E0" w14:textId="77777777" w:rsidTr="00AF1D77">
        <w:trPr>
          <w:jc w:val="center"/>
        </w:trPr>
        <w:tc>
          <w:tcPr>
            <w:tcW w:w="3080" w:type="dxa"/>
          </w:tcPr>
          <w:p w14:paraId="4195B1FD" w14:textId="1F439D95" w:rsidR="008C4A6C" w:rsidRDefault="000F34DE" w:rsidP="008B3DE3">
            <w:pPr>
              <w:spacing w:line="360" w:lineRule="auto"/>
              <w:ind w:firstLine="440"/>
              <w:rPr>
                <w:sz w:val="22"/>
                <w:szCs w:val="24"/>
              </w:rPr>
            </w:pPr>
            <w:r>
              <w:rPr>
                <w:sz w:val="22"/>
                <w:szCs w:val="24"/>
              </w:rPr>
              <w:t>Elements</w:t>
            </w:r>
          </w:p>
        </w:tc>
        <w:tc>
          <w:tcPr>
            <w:tcW w:w="3081" w:type="dxa"/>
          </w:tcPr>
          <w:p w14:paraId="26DA0044" w14:textId="63388C8F" w:rsidR="008C4A6C" w:rsidRDefault="008C4A6C" w:rsidP="008B3DE3">
            <w:pPr>
              <w:spacing w:line="360" w:lineRule="auto"/>
              <w:ind w:firstLine="440"/>
              <w:rPr>
                <w:sz w:val="22"/>
                <w:szCs w:val="24"/>
              </w:rPr>
            </w:pPr>
            <w:r>
              <w:rPr>
                <w:rFonts w:hint="eastAsia"/>
                <w:sz w:val="22"/>
                <w:szCs w:val="24"/>
              </w:rPr>
              <w:t xml:space="preserve">Data </w:t>
            </w:r>
            <w:r w:rsidR="00B30DAB">
              <w:rPr>
                <w:sz w:val="22"/>
                <w:szCs w:val="24"/>
              </w:rPr>
              <w:t>T</w:t>
            </w:r>
            <w:r>
              <w:rPr>
                <w:rFonts w:hint="eastAsia"/>
                <w:sz w:val="22"/>
                <w:szCs w:val="24"/>
              </w:rPr>
              <w:t>ype</w:t>
            </w:r>
          </w:p>
        </w:tc>
      </w:tr>
      <w:tr w:rsidR="008C4A6C" w14:paraId="61CC9BF6" w14:textId="77777777" w:rsidTr="00AF1D77">
        <w:trPr>
          <w:jc w:val="center"/>
        </w:trPr>
        <w:tc>
          <w:tcPr>
            <w:tcW w:w="3080" w:type="dxa"/>
          </w:tcPr>
          <w:p w14:paraId="6428F769" w14:textId="77777777" w:rsidR="008C4A6C" w:rsidRDefault="008C4A6C" w:rsidP="008B3DE3">
            <w:pPr>
              <w:spacing w:line="360" w:lineRule="auto"/>
              <w:ind w:firstLine="440"/>
              <w:rPr>
                <w:sz w:val="22"/>
                <w:szCs w:val="24"/>
              </w:rPr>
            </w:pPr>
            <w:r>
              <w:rPr>
                <w:rFonts w:hint="eastAsia"/>
                <w:sz w:val="22"/>
                <w:szCs w:val="24"/>
              </w:rPr>
              <w:t>Team0 hero id 0</w:t>
            </w:r>
          </w:p>
        </w:tc>
        <w:tc>
          <w:tcPr>
            <w:tcW w:w="3081" w:type="dxa"/>
          </w:tcPr>
          <w:p w14:paraId="12A868E4" w14:textId="77777777" w:rsidR="008C4A6C" w:rsidRDefault="008C4A6C" w:rsidP="008B3DE3">
            <w:pPr>
              <w:spacing w:line="360" w:lineRule="auto"/>
              <w:ind w:firstLine="440"/>
              <w:rPr>
                <w:sz w:val="22"/>
                <w:szCs w:val="24"/>
              </w:rPr>
            </w:pPr>
            <w:r>
              <w:rPr>
                <w:rFonts w:hint="eastAsia"/>
                <w:sz w:val="22"/>
                <w:szCs w:val="24"/>
              </w:rPr>
              <w:t>Integer</w:t>
            </w:r>
          </w:p>
        </w:tc>
      </w:tr>
      <w:tr w:rsidR="008C4A6C" w14:paraId="14402F25" w14:textId="77777777" w:rsidTr="00AF1D77">
        <w:trPr>
          <w:jc w:val="center"/>
        </w:trPr>
        <w:tc>
          <w:tcPr>
            <w:tcW w:w="3080" w:type="dxa"/>
          </w:tcPr>
          <w:p w14:paraId="018821DC" w14:textId="77777777" w:rsidR="008C4A6C" w:rsidRDefault="008C4A6C" w:rsidP="008B3DE3">
            <w:pPr>
              <w:spacing w:line="360" w:lineRule="auto"/>
              <w:ind w:firstLine="440"/>
              <w:rPr>
                <w:sz w:val="22"/>
                <w:szCs w:val="24"/>
              </w:rPr>
            </w:pPr>
            <w:r>
              <w:rPr>
                <w:rFonts w:hint="eastAsia"/>
                <w:sz w:val="22"/>
                <w:szCs w:val="24"/>
              </w:rPr>
              <w:t>Team0 hero id 1</w:t>
            </w:r>
          </w:p>
        </w:tc>
        <w:tc>
          <w:tcPr>
            <w:tcW w:w="3081" w:type="dxa"/>
          </w:tcPr>
          <w:p w14:paraId="5E87A134" w14:textId="77777777" w:rsidR="008C4A6C" w:rsidRDefault="008C4A6C" w:rsidP="008B3DE3">
            <w:pPr>
              <w:spacing w:line="360" w:lineRule="auto"/>
              <w:ind w:firstLine="440"/>
              <w:rPr>
                <w:sz w:val="22"/>
                <w:szCs w:val="24"/>
              </w:rPr>
            </w:pPr>
            <w:r>
              <w:rPr>
                <w:rFonts w:hint="eastAsia"/>
                <w:sz w:val="22"/>
                <w:szCs w:val="24"/>
              </w:rPr>
              <w:t>Integer</w:t>
            </w:r>
          </w:p>
        </w:tc>
      </w:tr>
      <w:tr w:rsidR="008C4A6C" w14:paraId="1D5A59E6" w14:textId="77777777" w:rsidTr="00AF1D77">
        <w:trPr>
          <w:jc w:val="center"/>
        </w:trPr>
        <w:tc>
          <w:tcPr>
            <w:tcW w:w="3080" w:type="dxa"/>
          </w:tcPr>
          <w:p w14:paraId="7D5D68EB" w14:textId="77777777" w:rsidR="008C4A6C" w:rsidRDefault="008C4A6C" w:rsidP="008B3DE3">
            <w:pPr>
              <w:spacing w:line="360" w:lineRule="auto"/>
              <w:ind w:firstLine="440"/>
              <w:rPr>
                <w:sz w:val="22"/>
                <w:szCs w:val="24"/>
              </w:rPr>
            </w:pPr>
            <w:r>
              <w:rPr>
                <w:rFonts w:hint="eastAsia"/>
                <w:sz w:val="22"/>
                <w:szCs w:val="24"/>
              </w:rPr>
              <w:t>Team0 hero id 2</w:t>
            </w:r>
          </w:p>
        </w:tc>
        <w:tc>
          <w:tcPr>
            <w:tcW w:w="3081" w:type="dxa"/>
          </w:tcPr>
          <w:p w14:paraId="038EEE58" w14:textId="77777777" w:rsidR="008C4A6C" w:rsidRDefault="008C4A6C" w:rsidP="008B3DE3">
            <w:pPr>
              <w:spacing w:line="360" w:lineRule="auto"/>
              <w:ind w:firstLine="440"/>
              <w:rPr>
                <w:sz w:val="22"/>
                <w:szCs w:val="24"/>
              </w:rPr>
            </w:pPr>
            <w:r>
              <w:rPr>
                <w:rFonts w:hint="eastAsia"/>
                <w:sz w:val="22"/>
                <w:szCs w:val="24"/>
              </w:rPr>
              <w:t>Integer</w:t>
            </w:r>
          </w:p>
        </w:tc>
      </w:tr>
      <w:tr w:rsidR="008C4A6C" w14:paraId="2391EC0C" w14:textId="77777777" w:rsidTr="00AF1D77">
        <w:trPr>
          <w:jc w:val="center"/>
        </w:trPr>
        <w:tc>
          <w:tcPr>
            <w:tcW w:w="3080" w:type="dxa"/>
          </w:tcPr>
          <w:p w14:paraId="2E377B50" w14:textId="77777777" w:rsidR="008C4A6C" w:rsidRDefault="008C4A6C" w:rsidP="008B3DE3">
            <w:pPr>
              <w:spacing w:line="360" w:lineRule="auto"/>
              <w:ind w:firstLine="440"/>
              <w:rPr>
                <w:sz w:val="22"/>
                <w:szCs w:val="24"/>
              </w:rPr>
            </w:pPr>
            <w:r>
              <w:rPr>
                <w:rFonts w:hint="eastAsia"/>
                <w:sz w:val="22"/>
                <w:szCs w:val="24"/>
              </w:rPr>
              <w:t>Team0 hero id 3</w:t>
            </w:r>
          </w:p>
        </w:tc>
        <w:tc>
          <w:tcPr>
            <w:tcW w:w="3081" w:type="dxa"/>
          </w:tcPr>
          <w:p w14:paraId="21826CBA" w14:textId="05BAEDBF" w:rsidR="008C4A6C" w:rsidRDefault="008C4A6C" w:rsidP="008B3DE3">
            <w:pPr>
              <w:spacing w:line="360" w:lineRule="auto"/>
              <w:ind w:firstLine="440"/>
              <w:rPr>
                <w:sz w:val="22"/>
                <w:szCs w:val="24"/>
              </w:rPr>
            </w:pPr>
            <w:r>
              <w:rPr>
                <w:rFonts w:hint="eastAsia"/>
                <w:sz w:val="22"/>
                <w:szCs w:val="24"/>
              </w:rPr>
              <w:t>Integer</w:t>
            </w:r>
          </w:p>
        </w:tc>
      </w:tr>
      <w:tr w:rsidR="008C4A6C" w14:paraId="2508E54F" w14:textId="77777777" w:rsidTr="00AF1D77">
        <w:trPr>
          <w:jc w:val="center"/>
        </w:trPr>
        <w:tc>
          <w:tcPr>
            <w:tcW w:w="3080" w:type="dxa"/>
          </w:tcPr>
          <w:p w14:paraId="30193EFC" w14:textId="77777777" w:rsidR="008C4A6C" w:rsidRDefault="008C4A6C" w:rsidP="008B3DE3">
            <w:pPr>
              <w:spacing w:line="360" w:lineRule="auto"/>
              <w:ind w:firstLine="440"/>
              <w:rPr>
                <w:sz w:val="22"/>
                <w:szCs w:val="24"/>
              </w:rPr>
            </w:pPr>
            <w:r>
              <w:rPr>
                <w:rFonts w:hint="eastAsia"/>
                <w:sz w:val="22"/>
                <w:szCs w:val="24"/>
              </w:rPr>
              <w:t>Team0 hero id 4</w:t>
            </w:r>
          </w:p>
        </w:tc>
        <w:tc>
          <w:tcPr>
            <w:tcW w:w="3081" w:type="dxa"/>
          </w:tcPr>
          <w:p w14:paraId="53920CFB" w14:textId="77777777" w:rsidR="008C4A6C" w:rsidRDefault="008C4A6C" w:rsidP="008B3DE3">
            <w:pPr>
              <w:spacing w:line="360" w:lineRule="auto"/>
              <w:ind w:firstLine="440"/>
              <w:rPr>
                <w:sz w:val="22"/>
                <w:szCs w:val="24"/>
              </w:rPr>
            </w:pPr>
            <w:r>
              <w:rPr>
                <w:rFonts w:hint="eastAsia"/>
                <w:sz w:val="22"/>
                <w:szCs w:val="24"/>
              </w:rPr>
              <w:t>Integer</w:t>
            </w:r>
          </w:p>
        </w:tc>
      </w:tr>
      <w:tr w:rsidR="008C4A6C" w14:paraId="4EE47C31" w14:textId="77777777" w:rsidTr="00AF1D77">
        <w:trPr>
          <w:jc w:val="center"/>
        </w:trPr>
        <w:tc>
          <w:tcPr>
            <w:tcW w:w="3080" w:type="dxa"/>
          </w:tcPr>
          <w:p w14:paraId="6151BF4B" w14:textId="77777777" w:rsidR="008C4A6C" w:rsidRDefault="008C4A6C" w:rsidP="008B3DE3">
            <w:pPr>
              <w:spacing w:line="360" w:lineRule="auto"/>
              <w:ind w:firstLine="440"/>
              <w:rPr>
                <w:sz w:val="22"/>
                <w:szCs w:val="24"/>
              </w:rPr>
            </w:pPr>
            <w:r>
              <w:rPr>
                <w:rFonts w:hint="eastAsia"/>
                <w:sz w:val="22"/>
                <w:szCs w:val="24"/>
              </w:rPr>
              <w:t>Team1 hero id 0</w:t>
            </w:r>
          </w:p>
        </w:tc>
        <w:tc>
          <w:tcPr>
            <w:tcW w:w="3081" w:type="dxa"/>
          </w:tcPr>
          <w:p w14:paraId="182497E9" w14:textId="77777777" w:rsidR="008C4A6C" w:rsidRDefault="008C4A6C" w:rsidP="008B3DE3">
            <w:pPr>
              <w:spacing w:line="360" w:lineRule="auto"/>
              <w:ind w:firstLine="440"/>
              <w:rPr>
                <w:sz w:val="22"/>
                <w:szCs w:val="24"/>
              </w:rPr>
            </w:pPr>
            <w:r>
              <w:rPr>
                <w:rFonts w:hint="eastAsia"/>
                <w:sz w:val="22"/>
                <w:szCs w:val="24"/>
              </w:rPr>
              <w:t>Integer</w:t>
            </w:r>
          </w:p>
        </w:tc>
      </w:tr>
      <w:tr w:rsidR="008C4A6C" w14:paraId="2F09A985" w14:textId="77777777" w:rsidTr="00AF1D77">
        <w:trPr>
          <w:jc w:val="center"/>
        </w:trPr>
        <w:tc>
          <w:tcPr>
            <w:tcW w:w="3080" w:type="dxa"/>
          </w:tcPr>
          <w:p w14:paraId="2E7D46A2" w14:textId="77777777" w:rsidR="008C4A6C" w:rsidRDefault="008C4A6C" w:rsidP="008B3DE3">
            <w:pPr>
              <w:spacing w:line="360" w:lineRule="auto"/>
              <w:ind w:firstLine="440"/>
              <w:rPr>
                <w:sz w:val="22"/>
                <w:szCs w:val="24"/>
              </w:rPr>
            </w:pPr>
            <w:r>
              <w:rPr>
                <w:rFonts w:hint="eastAsia"/>
                <w:sz w:val="22"/>
                <w:szCs w:val="24"/>
              </w:rPr>
              <w:t>Team1 hero id 1</w:t>
            </w:r>
          </w:p>
        </w:tc>
        <w:tc>
          <w:tcPr>
            <w:tcW w:w="3081" w:type="dxa"/>
          </w:tcPr>
          <w:p w14:paraId="170B7EBC" w14:textId="77777777" w:rsidR="008C4A6C" w:rsidRDefault="008C4A6C" w:rsidP="008B3DE3">
            <w:pPr>
              <w:spacing w:line="360" w:lineRule="auto"/>
              <w:ind w:firstLine="440"/>
              <w:rPr>
                <w:sz w:val="22"/>
                <w:szCs w:val="24"/>
              </w:rPr>
            </w:pPr>
            <w:r>
              <w:rPr>
                <w:rFonts w:hint="eastAsia"/>
                <w:sz w:val="22"/>
                <w:szCs w:val="24"/>
              </w:rPr>
              <w:t>Integer</w:t>
            </w:r>
          </w:p>
        </w:tc>
      </w:tr>
      <w:tr w:rsidR="008C4A6C" w14:paraId="59F9D29B" w14:textId="77777777" w:rsidTr="00AF1D77">
        <w:trPr>
          <w:jc w:val="center"/>
        </w:trPr>
        <w:tc>
          <w:tcPr>
            <w:tcW w:w="3080" w:type="dxa"/>
          </w:tcPr>
          <w:p w14:paraId="20B92823" w14:textId="77777777" w:rsidR="008C4A6C" w:rsidRDefault="008C4A6C" w:rsidP="008B3DE3">
            <w:pPr>
              <w:spacing w:line="360" w:lineRule="auto"/>
              <w:ind w:firstLine="440"/>
              <w:rPr>
                <w:sz w:val="22"/>
                <w:szCs w:val="24"/>
              </w:rPr>
            </w:pPr>
            <w:r>
              <w:rPr>
                <w:rFonts w:hint="eastAsia"/>
                <w:sz w:val="22"/>
                <w:szCs w:val="24"/>
              </w:rPr>
              <w:t>Team1 hero id 2</w:t>
            </w:r>
          </w:p>
        </w:tc>
        <w:tc>
          <w:tcPr>
            <w:tcW w:w="3081" w:type="dxa"/>
          </w:tcPr>
          <w:p w14:paraId="7A4591DD" w14:textId="77777777" w:rsidR="008C4A6C" w:rsidRDefault="008C4A6C" w:rsidP="008B3DE3">
            <w:pPr>
              <w:spacing w:line="360" w:lineRule="auto"/>
              <w:ind w:firstLine="440"/>
              <w:rPr>
                <w:sz w:val="22"/>
                <w:szCs w:val="24"/>
              </w:rPr>
            </w:pPr>
            <w:r>
              <w:rPr>
                <w:rFonts w:hint="eastAsia"/>
                <w:sz w:val="22"/>
                <w:szCs w:val="24"/>
              </w:rPr>
              <w:t>Integer</w:t>
            </w:r>
          </w:p>
        </w:tc>
      </w:tr>
      <w:tr w:rsidR="008C4A6C" w14:paraId="68ED7415" w14:textId="77777777" w:rsidTr="00AF1D77">
        <w:trPr>
          <w:jc w:val="center"/>
        </w:trPr>
        <w:tc>
          <w:tcPr>
            <w:tcW w:w="3080" w:type="dxa"/>
          </w:tcPr>
          <w:p w14:paraId="60115FF2" w14:textId="77777777" w:rsidR="008C4A6C" w:rsidRDefault="008C4A6C" w:rsidP="008B3DE3">
            <w:pPr>
              <w:spacing w:line="360" w:lineRule="auto"/>
              <w:ind w:firstLine="440"/>
              <w:rPr>
                <w:sz w:val="22"/>
                <w:szCs w:val="24"/>
              </w:rPr>
            </w:pPr>
            <w:r>
              <w:rPr>
                <w:rFonts w:hint="eastAsia"/>
                <w:sz w:val="22"/>
                <w:szCs w:val="24"/>
              </w:rPr>
              <w:t>Team1 hero id 3</w:t>
            </w:r>
          </w:p>
        </w:tc>
        <w:tc>
          <w:tcPr>
            <w:tcW w:w="3081" w:type="dxa"/>
          </w:tcPr>
          <w:p w14:paraId="159AA660" w14:textId="77777777" w:rsidR="008C4A6C" w:rsidRDefault="008C4A6C" w:rsidP="008B3DE3">
            <w:pPr>
              <w:spacing w:line="360" w:lineRule="auto"/>
              <w:ind w:firstLine="440"/>
              <w:rPr>
                <w:sz w:val="22"/>
                <w:szCs w:val="24"/>
              </w:rPr>
            </w:pPr>
            <w:r>
              <w:rPr>
                <w:rFonts w:hint="eastAsia"/>
                <w:sz w:val="22"/>
                <w:szCs w:val="24"/>
              </w:rPr>
              <w:t>Integer</w:t>
            </w:r>
          </w:p>
        </w:tc>
      </w:tr>
      <w:tr w:rsidR="008C4A6C" w14:paraId="7BFE4C03" w14:textId="77777777" w:rsidTr="00AF1D77">
        <w:trPr>
          <w:jc w:val="center"/>
        </w:trPr>
        <w:tc>
          <w:tcPr>
            <w:tcW w:w="3080" w:type="dxa"/>
          </w:tcPr>
          <w:p w14:paraId="788B4735" w14:textId="77777777" w:rsidR="008C4A6C" w:rsidRDefault="008C4A6C" w:rsidP="008B3DE3">
            <w:pPr>
              <w:spacing w:line="360" w:lineRule="auto"/>
              <w:ind w:firstLine="440"/>
              <w:rPr>
                <w:sz w:val="22"/>
                <w:szCs w:val="24"/>
              </w:rPr>
            </w:pPr>
            <w:r>
              <w:rPr>
                <w:rFonts w:hint="eastAsia"/>
                <w:sz w:val="22"/>
                <w:szCs w:val="24"/>
              </w:rPr>
              <w:t>Team1 hero id 4</w:t>
            </w:r>
          </w:p>
        </w:tc>
        <w:tc>
          <w:tcPr>
            <w:tcW w:w="3081" w:type="dxa"/>
          </w:tcPr>
          <w:p w14:paraId="1237A695" w14:textId="77777777" w:rsidR="008C4A6C" w:rsidRDefault="008C4A6C" w:rsidP="008B3DE3">
            <w:pPr>
              <w:spacing w:line="360" w:lineRule="auto"/>
              <w:ind w:firstLine="440"/>
              <w:rPr>
                <w:sz w:val="22"/>
                <w:szCs w:val="24"/>
              </w:rPr>
            </w:pPr>
            <w:r>
              <w:rPr>
                <w:rFonts w:hint="eastAsia"/>
                <w:sz w:val="22"/>
                <w:szCs w:val="24"/>
              </w:rPr>
              <w:t>Integer</w:t>
            </w:r>
          </w:p>
        </w:tc>
      </w:tr>
      <w:tr w:rsidR="008C4A6C" w14:paraId="21A4A56B" w14:textId="77777777" w:rsidTr="00AF1D77">
        <w:trPr>
          <w:jc w:val="center"/>
        </w:trPr>
        <w:tc>
          <w:tcPr>
            <w:tcW w:w="3080" w:type="dxa"/>
          </w:tcPr>
          <w:p w14:paraId="65B6FD88" w14:textId="77777777" w:rsidR="008C4A6C" w:rsidRDefault="008C4A6C" w:rsidP="008B3DE3">
            <w:pPr>
              <w:spacing w:line="360" w:lineRule="auto"/>
              <w:ind w:firstLine="440"/>
              <w:rPr>
                <w:sz w:val="22"/>
                <w:szCs w:val="24"/>
              </w:rPr>
            </w:pPr>
            <w:r>
              <w:rPr>
                <w:rFonts w:hint="eastAsia"/>
                <w:sz w:val="22"/>
                <w:szCs w:val="24"/>
              </w:rPr>
              <w:t>Label</w:t>
            </w:r>
          </w:p>
        </w:tc>
        <w:tc>
          <w:tcPr>
            <w:tcW w:w="3081" w:type="dxa"/>
          </w:tcPr>
          <w:p w14:paraId="382940B8" w14:textId="77777777" w:rsidR="008C4A6C" w:rsidRDefault="008C4A6C" w:rsidP="008B3DE3">
            <w:pPr>
              <w:spacing w:line="360" w:lineRule="auto"/>
              <w:ind w:firstLine="440"/>
              <w:rPr>
                <w:sz w:val="22"/>
                <w:szCs w:val="24"/>
              </w:rPr>
            </w:pPr>
            <w:r>
              <w:rPr>
                <w:rFonts w:hint="eastAsia"/>
                <w:sz w:val="22"/>
                <w:szCs w:val="24"/>
              </w:rPr>
              <w:t>Integer</w:t>
            </w:r>
          </w:p>
        </w:tc>
      </w:tr>
    </w:tbl>
    <w:p w14:paraId="4C8035E2" w14:textId="4A87C195" w:rsidR="008C4A6C" w:rsidRDefault="000F34DE" w:rsidP="008C4A6C">
      <w:pPr>
        <w:spacing w:line="360" w:lineRule="auto"/>
        <w:rPr>
          <w:rFonts w:hint="eastAsia"/>
          <w:sz w:val="22"/>
          <w:szCs w:val="24"/>
        </w:rPr>
      </w:pPr>
      <w:r>
        <w:rPr>
          <w:rFonts w:hint="eastAsia"/>
          <w:sz w:val="22"/>
          <w:szCs w:val="24"/>
        </w:rPr>
        <w:lastRenderedPageBreak/>
        <w:t>I</w:t>
      </w:r>
      <w:r>
        <w:rPr>
          <w:sz w:val="22"/>
          <w:szCs w:val="24"/>
        </w:rPr>
        <w:t xml:space="preserve">n the table, </w:t>
      </w:r>
      <w:r w:rsidR="00F047FB">
        <w:rPr>
          <w:sz w:val="22"/>
          <w:szCs w:val="24"/>
        </w:rPr>
        <w:t>t</w:t>
      </w:r>
      <w:r>
        <w:rPr>
          <w:sz w:val="22"/>
          <w:szCs w:val="24"/>
        </w:rPr>
        <w:t xml:space="preserve">he players’ picks of heroes is re-named by adding their team name before. Team 0 stands for team of the radiant while team 1 stands for team of the dire. In the end, </w:t>
      </w:r>
      <w:r w:rsidR="00F047FB">
        <w:rPr>
          <w:sz w:val="22"/>
          <w:szCs w:val="24"/>
        </w:rPr>
        <w:t>the value of element</w:t>
      </w:r>
      <w:r>
        <w:rPr>
          <w:sz w:val="22"/>
          <w:szCs w:val="24"/>
        </w:rPr>
        <w:t xml:space="preserve"> label </w:t>
      </w:r>
      <w:r w:rsidR="00F047FB">
        <w:rPr>
          <w:sz w:val="22"/>
          <w:szCs w:val="24"/>
        </w:rPr>
        <w:t>represent the result of the game, replacing the Boolean element radiant win. Integer 0 means the victory of the radiant and Integer 1 means the victory of the dire.</w:t>
      </w:r>
    </w:p>
    <w:p w14:paraId="0A7A82B3" w14:textId="6C33C957" w:rsidR="00AF1D77" w:rsidRDefault="0018414D" w:rsidP="00650A93">
      <w:pPr>
        <w:pStyle w:val="3"/>
        <w:numPr>
          <w:ilvl w:val="2"/>
          <w:numId w:val="1"/>
        </w:numPr>
        <w:spacing w:line="360" w:lineRule="auto"/>
        <w:rPr>
          <w:sz w:val="28"/>
          <w:szCs w:val="28"/>
        </w:rPr>
      </w:pPr>
      <w:r>
        <w:rPr>
          <w:sz w:val="28"/>
          <w:szCs w:val="28"/>
        </w:rPr>
        <w:t>Dataset c</w:t>
      </w:r>
      <w:r w:rsidR="00AF1D77">
        <w:rPr>
          <w:sz w:val="28"/>
          <w:szCs w:val="28"/>
        </w:rPr>
        <w:t>lassification</w:t>
      </w:r>
    </w:p>
    <w:p w14:paraId="459B67DD" w14:textId="463F052E" w:rsidR="00CA07CA" w:rsidRPr="00875ED5" w:rsidRDefault="00CA07CA" w:rsidP="00875ED5">
      <w:pPr>
        <w:spacing w:line="360" w:lineRule="auto"/>
        <w:rPr>
          <w:sz w:val="22"/>
          <w:szCs w:val="24"/>
        </w:rPr>
      </w:pPr>
      <w:r w:rsidRPr="00875ED5">
        <w:rPr>
          <w:rFonts w:hint="eastAsia"/>
          <w:sz w:val="22"/>
          <w:szCs w:val="24"/>
        </w:rPr>
        <w:t>A</w:t>
      </w:r>
      <w:r w:rsidRPr="00875ED5">
        <w:rPr>
          <w:sz w:val="22"/>
          <w:szCs w:val="24"/>
        </w:rPr>
        <w:t xml:space="preserve">fter pre-processing, the dataset gained can be described as a </w:t>
      </w:r>
      <m:oMath>
        <m:r>
          <w:rPr>
            <w:rFonts w:ascii="Cambria Math" w:hAnsi="Cambria Math"/>
            <w:sz w:val="22"/>
            <w:szCs w:val="24"/>
          </w:rPr>
          <m:t>M</m:t>
        </m:r>
        <m:r>
          <m:rPr>
            <m:sty m:val="p"/>
          </m:rPr>
          <w:rPr>
            <w:rFonts w:ascii="Cambria Math" w:hAnsi="Cambria Math"/>
            <w:sz w:val="22"/>
            <w:szCs w:val="24"/>
          </w:rPr>
          <m:t>×</m:t>
        </m:r>
        <m:r>
          <w:rPr>
            <w:rFonts w:ascii="Cambria Math" w:hAnsi="Cambria Math"/>
            <w:sz w:val="22"/>
            <w:szCs w:val="24"/>
          </w:rPr>
          <m:t>N</m:t>
        </m:r>
      </m:oMath>
      <w:r w:rsidRPr="00875ED5">
        <w:rPr>
          <w:rFonts w:hint="eastAsia"/>
          <w:sz w:val="22"/>
          <w:szCs w:val="24"/>
        </w:rPr>
        <w:t xml:space="preserve"> </w:t>
      </w:r>
      <w:r w:rsidRPr="00875ED5">
        <w:rPr>
          <w:sz w:val="22"/>
          <w:szCs w:val="24"/>
        </w:rPr>
        <w:t xml:space="preserve">matrix where M is the columns of variable and N is the rows of samples. In machine learning, variable of the dataset consists of two components </w:t>
      </w:r>
      <w:r w:rsidRPr="00875ED5">
        <w:rPr>
          <w:i/>
          <w:iCs/>
          <w:sz w:val="22"/>
          <w:szCs w:val="24"/>
        </w:rPr>
        <w:t>X</w:t>
      </w:r>
      <w:r w:rsidRPr="00875ED5">
        <w:rPr>
          <w:sz w:val="22"/>
          <w:szCs w:val="24"/>
        </w:rPr>
        <w:t xml:space="preserve"> and </w:t>
      </w:r>
      <w:r w:rsidRPr="00875ED5">
        <w:rPr>
          <w:i/>
          <w:iCs/>
          <w:sz w:val="22"/>
          <w:szCs w:val="24"/>
        </w:rPr>
        <w:t>Y</w:t>
      </w:r>
      <w:r w:rsidRPr="00875ED5">
        <w:rPr>
          <w:sz w:val="22"/>
          <w:szCs w:val="24"/>
        </w:rPr>
        <w:t xml:space="preserve"> </w:t>
      </w:r>
      <w:r w:rsidR="00875ED5" w:rsidRPr="00875ED5">
        <w:rPr>
          <w:sz w:val="22"/>
          <w:szCs w:val="24"/>
        </w:rPr>
        <w:t xml:space="preserve">which, respectively, stands for the input and output. Figure below </w:t>
      </w:r>
      <w:r w:rsidR="003A47C9">
        <w:rPr>
          <w:sz w:val="22"/>
          <w:szCs w:val="24"/>
        </w:rPr>
        <w:t xml:space="preserve">illustrates the matrix and </w:t>
      </w:r>
      <w:r w:rsidR="00875ED5" w:rsidRPr="00875ED5">
        <w:rPr>
          <w:sz w:val="22"/>
          <w:szCs w:val="24"/>
        </w:rPr>
        <w:t>shows some of the substitutive terms of the input and output:</w:t>
      </w:r>
    </w:p>
    <w:p w14:paraId="1C8EE405" w14:textId="3183E5FF" w:rsidR="00875ED5" w:rsidRDefault="00875ED5" w:rsidP="00875ED5">
      <w:pPr>
        <w:spacing w:line="360" w:lineRule="auto"/>
        <w:rPr>
          <w:sz w:val="22"/>
          <w:szCs w:val="24"/>
        </w:rPr>
      </w:pPr>
      <w:r w:rsidRPr="00875ED5">
        <w:rPr>
          <w:sz w:val="22"/>
          <w:szCs w:val="24"/>
        </w:rPr>
        <w:t>In this project, apparently, X stands for the heroes’ combination and Y is the result of the game. Before applying estimator on dataset to train the model, the dataset still needs classification into three different subset</w:t>
      </w:r>
      <w:r>
        <w:rPr>
          <w:sz w:val="22"/>
          <w:szCs w:val="24"/>
        </w:rPr>
        <w:t>s for subsequent us</w:t>
      </w:r>
      <w:r w:rsidR="003A47C9">
        <w:rPr>
          <w:sz w:val="22"/>
          <w:szCs w:val="24"/>
        </w:rPr>
        <w:t>ability</w:t>
      </w:r>
      <w:r>
        <w:rPr>
          <w:sz w:val="22"/>
          <w:szCs w:val="24"/>
        </w:rPr>
        <w:t xml:space="preserve">. Subsets </w:t>
      </w:r>
      <w:r w:rsidR="003A47C9">
        <w:rPr>
          <w:sz w:val="22"/>
          <w:szCs w:val="24"/>
        </w:rPr>
        <w:t>are composed</w:t>
      </w:r>
      <w:r>
        <w:rPr>
          <w:sz w:val="22"/>
          <w:szCs w:val="24"/>
        </w:rPr>
        <w:t xml:space="preserve"> of the training dataset, the validation dataset and the test dataset. The reason of doing classification is to improve the performance of the model trained.</w:t>
      </w:r>
    </w:p>
    <w:p w14:paraId="5C127BA2" w14:textId="7AB695D7" w:rsidR="00875ED5" w:rsidRPr="00875ED5" w:rsidRDefault="002E1F06" w:rsidP="00875ED5">
      <w:pPr>
        <w:spacing w:line="360" w:lineRule="auto"/>
        <w:rPr>
          <w:rFonts w:hint="eastAsia"/>
          <w:sz w:val="22"/>
          <w:szCs w:val="24"/>
        </w:rPr>
      </w:pPr>
      <w:r w:rsidRPr="00875ED5">
        <w:rPr>
          <w:rFonts w:hint="eastAsia"/>
          <w:sz w:val="22"/>
          <w:szCs w:val="24"/>
        </w:rPr>
        <mc:AlternateContent>
          <mc:Choice Requires="wpg">
            <w:drawing>
              <wp:anchor distT="0" distB="0" distL="114300" distR="114300" simplePos="0" relativeHeight="251708416" behindDoc="0" locked="0" layoutInCell="1" allowOverlap="1" wp14:anchorId="72046D45" wp14:editId="499F5B08">
                <wp:simplePos x="0" y="0"/>
                <wp:positionH relativeFrom="margin">
                  <wp:align>center</wp:align>
                </wp:positionH>
                <wp:positionV relativeFrom="paragraph">
                  <wp:posOffset>496032</wp:posOffset>
                </wp:positionV>
                <wp:extent cx="2996565" cy="3615055"/>
                <wp:effectExtent l="0" t="0" r="0" b="4445"/>
                <wp:wrapTopAndBottom/>
                <wp:docPr id="67" name="组合 67"/>
                <wp:cNvGraphicFramePr/>
                <a:graphic xmlns:a="http://schemas.openxmlformats.org/drawingml/2006/main">
                  <a:graphicData uri="http://schemas.microsoft.com/office/word/2010/wordprocessingGroup">
                    <wpg:wgp>
                      <wpg:cNvGrpSpPr/>
                      <wpg:grpSpPr>
                        <a:xfrm>
                          <a:off x="0" y="0"/>
                          <a:ext cx="2996565" cy="3615055"/>
                          <a:chOff x="0" y="0"/>
                          <a:chExt cx="2996565" cy="3615055"/>
                        </a:xfrm>
                      </wpg:grpSpPr>
                      <pic:pic xmlns:pic="http://schemas.openxmlformats.org/drawingml/2006/picture">
                        <pic:nvPicPr>
                          <pic:cNvPr id="65" name="图片 65"/>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6565" cy="3615055"/>
                          </a:xfrm>
                          <a:prstGeom prst="rect">
                            <a:avLst/>
                          </a:prstGeom>
                          <a:noFill/>
                          <a:ln>
                            <a:noFill/>
                          </a:ln>
                        </pic:spPr>
                      </pic:pic>
                      <wps:wsp>
                        <wps:cNvPr id="66" name="矩形 66"/>
                        <wps:cNvSpPr/>
                        <wps:spPr>
                          <a:xfrm>
                            <a:off x="2251494" y="3433313"/>
                            <a:ext cx="681487" cy="103517"/>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30B227" id="组合 67" o:spid="_x0000_s1026" style="position:absolute;left:0;text-align:left;margin-left:0;margin-top:39.05pt;width:235.95pt;height:284.65pt;z-index:251708416;mso-position-horizontal:center;mso-position-horizontal-relative:margin" coordsize="29965,361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5" o:spid="_x0000_s1027" type="#_x0000_t75" style="position:absolute;width:29965;height:36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">
                  <v:imagedata r:id="rId24" o:title=""/>
                </v:shape>
                <v:rect id="矩形 66" o:spid="_x0000_s1028" style="position:absolute;left:22514;top:34333;width:6815;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" fillcolor="white [3212]" strokecolor="white [3212]" strokeweight="1pt"/>
                <w10:wrap type="topAndBottom" anchorx="margin"/>
              </v:group>
            </w:pict>
          </mc:Fallback>
        </mc:AlternateContent>
      </w:r>
      <w:r w:rsidR="00875ED5">
        <w:rPr>
          <w:rFonts w:hint="eastAsia"/>
          <w:sz w:val="22"/>
          <w:szCs w:val="24"/>
        </w:rPr>
        <w:t>D</w:t>
      </w:r>
      <w:r w:rsidR="00875ED5">
        <w:rPr>
          <w:sz w:val="22"/>
          <w:szCs w:val="24"/>
        </w:rPr>
        <w:t xml:space="preserve">etailed </w:t>
      </w:r>
      <w:r w:rsidR="007F2465">
        <w:rPr>
          <w:sz w:val="22"/>
          <w:szCs w:val="24"/>
        </w:rPr>
        <w:t>regulation</w:t>
      </w:r>
      <w:r w:rsidR="00676E73">
        <w:rPr>
          <w:sz w:val="22"/>
          <w:szCs w:val="24"/>
        </w:rPr>
        <w:t xml:space="preserve"> of classification is described as follow:</w:t>
      </w:r>
    </w:p>
    <w:p w14:paraId="12AD0CE3" w14:textId="3FF04919" w:rsidR="00422B57" w:rsidRPr="00676E73" w:rsidRDefault="00422B57" w:rsidP="00676E73">
      <w:pPr>
        <w:pStyle w:val="a3"/>
        <w:numPr>
          <w:ilvl w:val="0"/>
          <w:numId w:val="16"/>
        </w:numPr>
        <w:spacing w:line="360" w:lineRule="auto"/>
        <w:ind w:firstLineChars="0"/>
        <w:rPr>
          <w:rFonts w:hint="eastAsia"/>
          <w:sz w:val="22"/>
          <w:szCs w:val="24"/>
        </w:rPr>
      </w:pPr>
      <w:r w:rsidRPr="00676E73">
        <w:rPr>
          <w:sz w:val="22"/>
          <w:szCs w:val="24"/>
        </w:rPr>
        <w:lastRenderedPageBreak/>
        <w:t>Training dataset is the</w:t>
      </w:r>
      <w:r w:rsidR="00676E73">
        <w:rPr>
          <w:sz w:val="22"/>
          <w:szCs w:val="24"/>
        </w:rPr>
        <w:t xml:space="preserve"> subset</w:t>
      </w:r>
      <w:r w:rsidRPr="00676E73">
        <w:rPr>
          <w:sz w:val="22"/>
          <w:szCs w:val="24"/>
        </w:rPr>
        <w:t xml:space="preserve"> used to fit the </w:t>
      </w:r>
      <w:r w:rsidR="0053103D" w:rsidRPr="00676E73">
        <w:rPr>
          <w:sz w:val="22"/>
          <w:szCs w:val="24"/>
        </w:rPr>
        <w:t>estimator</w:t>
      </w:r>
      <w:r w:rsidR="00676E73">
        <w:rPr>
          <w:sz w:val="22"/>
          <w:szCs w:val="24"/>
        </w:rPr>
        <w:t>s</w:t>
      </w:r>
      <w:r w:rsidRPr="00676E73">
        <w:rPr>
          <w:sz w:val="22"/>
          <w:szCs w:val="24"/>
        </w:rPr>
        <w:t xml:space="preserve">, which means the </w:t>
      </w:r>
      <w:r w:rsidR="0053103D" w:rsidRPr="00676E73">
        <w:rPr>
          <w:sz w:val="22"/>
          <w:szCs w:val="24"/>
        </w:rPr>
        <w:t>estimator</w:t>
      </w:r>
      <w:r w:rsidR="00676E73">
        <w:rPr>
          <w:sz w:val="22"/>
          <w:szCs w:val="24"/>
        </w:rPr>
        <w:t>s</w:t>
      </w:r>
      <w:r w:rsidRPr="00676E73">
        <w:rPr>
          <w:sz w:val="22"/>
          <w:szCs w:val="24"/>
        </w:rPr>
        <w:t xml:space="preserve"> could </w:t>
      </w:r>
      <w:r w:rsidR="0053103D" w:rsidRPr="00676E73">
        <w:rPr>
          <w:sz w:val="22"/>
          <w:szCs w:val="24"/>
        </w:rPr>
        <w:t>observe</w:t>
      </w:r>
      <w:r w:rsidRPr="00676E73">
        <w:rPr>
          <w:sz w:val="22"/>
          <w:szCs w:val="24"/>
        </w:rPr>
        <w:t xml:space="preserve"> the dataset and </w:t>
      </w:r>
      <w:r w:rsidR="00676E73">
        <w:rPr>
          <w:sz w:val="22"/>
          <w:szCs w:val="24"/>
        </w:rPr>
        <w:t>would try</w:t>
      </w:r>
      <w:r w:rsidRPr="00676E73">
        <w:rPr>
          <w:sz w:val="22"/>
          <w:szCs w:val="24"/>
        </w:rPr>
        <w:t xml:space="preserve"> to learn the underlying pattern and extract knowledge from </w:t>
      </w:r>
      <w:r w:rsidR="00676E73">
        <w:rPr>
          <w:sz w:val="22"/>
          <w:szCs w:val="24"/>
        </w:rPr>
        <w:t>it, thus generating model</w:t>
      </w:r>
      <w:r w:rsidR="003A47C9">
        <w:rPr>
          <w:sz w:val="22"/>
          <w:szCs w:val="24"/>
        </w:rPr>
        <w:t>s</w:t>
      </w:r>
      <w:r w:rsidR="00676E73">
        <w:rPr>
          <w:sz w:val="22"/>
          <w:szCs w:val="24"/>
        </w:rPr>
        <w:t xml:space="preserve"> trained.</w:t>
      </w:r>
    </w:p>
    <w:p w14:paraId="4B2A696B" w14:textId="65D8BEA1" w:rsidR="00422B57" w:rsidRPr="00676E73" w:rsidRDefault="00422B57" w:rsidP="00676E73">
      <w:pPr>
        <w:pStyle w:val="a3"/>
        <w:numPr>
          <w:ilvl w:val="0"/>
          <w:numId w:val="16"/>
        </w:numPr>
        <w:spacing w:line="360" w:lineRule="auto"/>
        <w:ind w:firstLineChars="0"/>
        <w:rPr>
          <w:rFonts w:hint="eastAsia"/>
          <w:sz w:val="22"/>
          <w:szCs w:val="24"/>
        </w:rPr>
      </w:pPr>
      <w:r w:rsidRPr="00676E73">
        <w:rPr>
          <w:sz w:val="22"/>
          <w:szCs w:val="24"/>
        </w:rPr>
        <w:t xml:space="preserve">Validation dataset is used to evaluate a given </w:t>
      </w:r>
      <w:r w:rsidR="0053103D" w:rsidRPr="00676E73">
        <w:rPr>
          <w:sz w:val="22"/>
          <w:szCs w:val="24"/>
        </w:rPr>
        <w:t>estimator</w:t>
      </w:r>
      <w:r w:rsidRPr="00676E73">
        <w:rPr>
          <w:sz w:val="22"/>
          <w:szCs w:val="24"/>
        </w:rPr>
        <w:t xml:space="preserve">, and usually is used </w:t>
      </w:r>
      <w:r w:rsidR="0053103D" w:rsidRPr="00676E73">
        <w:rPr>
          <w:sz w:val="22"/>
          <w:szCs w:val="24"/>
        </w:rPr>
        <w:t>for</w:t>
      </w:r>
      <w:r w:rsidRPr="00676E73">
        <w:rPr>
          <w:sz w:val="22"/>
          <w:szCs w:val="24"/>
        </w:rPr>
        <w:t xml:space="preserve"> fine-tun</w:t>
      </w:r>
      <w:r w:rsidR="0053103D" w:rsidRPr="00676E73">
        <w:rPr>
          <w:sz w:val="22"/>
          <w:szCs w:val="24"/>
        </w:rPr>
        <w:t>ing</w:t>
      </w:r>
      <w:r w:rsidRPr="00676E73">
        <w:rPr>
          <w:sz w:val="22"/>
          <w:szCs w:val="24"/>
        </w:rPr>
        <w:t xml:space="preserve"> the </w:t>
      </w:r>
      <w:r w:rsidR="00676E73">
        <w:rPr>
          <w:sz w:val="22"/>
          <w:szCs w:val="24"/>
        </w:rPr>
        <w:t xml:space="preserve">given </w:t>
      </w:r>
      <w:r w:rsidR="0053103D" w:rsidRPr="00676E73">
        <w:rPr>
          <w:sz w:val="22"/>
          <w:szCs w:val="24"/>
        </w:rPr>
        <w:t>estimator</w:t>
      </w:r>
      <w:r w:rsidRPr="00676E73">
        <w:rPr>
          <w:sz w:val="22"/>
          <w:szCs w:val="24"/>
        </w:rPr>
        <w:t>.</w:t>
      </w:r>
      <w:r w:rsidR="00B573B3" w:rsidRPr="00676E73">
        <w:rPr>
          <w:sz w:val="22"/>
          <w:szCs w:val="24"/>
        </w:rPr>
        <w:t xml:space="preserve"> </w:t>
      </w:r>
      <w:r w:rsidRPr="00676E73">
        <w:rPr>
          <w:sz w:val="22"/>
          <w:szCs w:val="24"/>
        </w:rPr>
        <w:t xml:space="preserve">Hence, the </w:t>
      </w:r>
      <w:r w:rsidR="0053103D" w:rsidRPr="00676E73">
        <w:rPr>
          <w:sz w:val="22"/>
          <w:szCs w:val="24"/>
        </w:rPr>
        <w:t>estimator</w:t>
      </w:r>
      <w:r w:rsidRPr="00676E73">
        <w:rPr>
          <w:sz w:val="22"/>
          <w:szCs w:val="24"/>
        </w:rPr>
        <w:t xml:space="preserve"> occasionally </w:t>
      </w:r>
      <w:r w:rsidR="0053103D" w:rsidRPr="00676E73">
        <w:rPr>
          <w:sz w:val="22"/>
          <w:szCs w:val="24"/>
        </w:rPr>
        <w:t>observes</w:t>
      </w:r>
      <w:r w:rsidRPr="00676E73">
        <w:rPr>
          <w:sz w:val="22"/>
          <w:szCs w:val="24"/>
        </w:rPr>
        <w:t xml:space="preserve"> the data, but it </w:t>
      </w:r>
      <w:r w:rsidR="0053103D" w:rsidRPr="00676E73">
        <w:rPr>
          <w:sz w:val="22"/>
          <w:szCs w:val="24"/>
        </w:rPr>
        <w:t xml:space="preserve">would </w:t>
      </w:r>
      <w:r w:rsidRPr="00676E73">
        <w:rPr>
          <w:sz w:val="22"/>
          <w:szCs w:val="24"/>
        </w:rPr>
        <w:t xml:space="preserve">never learn </w:t>
      </w:r>
      <w:r w:rsidR="00676E73">
        <w:rPr>
          <w:sz w:val="22"/>
          <w:szCs w:val="24"/>
        </w:rPr>
        <w:t xml:space="preserve">anything from </w:t>
      </w:r>
      <w:r w:rsidRPr="00676E73">
        <w:rPr>
          <w:sz w:val="22"/>
          <w:szCs w:val="24"/>
        </w:rPr>
        <w:t>the validation dataset.</w:t>
      </w:r>
    </w:p>
    <w:p w14:paraId="24E78649" w14:textId="566DCDBB" w:rsidR="00676E73" w:rsidRPr="008A56E8" w:rsidRDefault="00422B57" w:rsidP="00422B57">
      <w:pPr>
        <w:pStyle w:val="a3"/>
        <w:numPr>
          <w:ilvl w:val="0"/>
          <w:numId w:val="16"/>
        </w:numPr>
        <w:spacing w:line="360" w:lineRule="auto"/>
        <w:ind w:firstLineChars="0"/>
        <w:rPr>
          <w:rFonts w:hint="eastAsia"/>
          <w:sz w:val="22"/>
          <w:szCs w:val="24"/>
        </w:rPr>
      </w:pPr>
      <w:r w:rsidRPr="00676E73">
        <w:rPr>
          <w:sz w:val="22"/>
          <w:szCs w:val="24"/>
        </w:rPr>
        <w:t xml:space="preserve">Test dataset is the </w:t>
      </w:r>
      <w:r w:rsidR="00676E73">
        <w:rPr>
          <w:sz w:val="22"/>
          <w:szCs w:val="24"/>
        </w:rPr>
        <w:t xml:space="preserve">subset </w:t>
      </w:r>
      <w:r w:rsidRPr="00676E73">
        <w:rPr>
          <w:sz w:val="22"/>
          <w:szCs w:val="24"/>
        </w:rPr>
        <w:t xml:space="preserve">used to provide an unbiased evaluation of </w:t>
      </w:r>
      <w:r w:rsidR="0053103D" w:rsidRPr="00676E73">
        <w:rPr>
          <w:sz w:val="22"/>
          <w:szCs w:val="24"/>
        </w:rPr>
        <w:t>the</w:t>
      </w:r>
      <w:r w:rsidRPr="00676E73">
        <w:rPr>
          <w:sz w:val="22"/>
          <w:szCs w:val="24"/>
        </w:rPr>
        <w:t xml:space="preserve"> </w:t>
      </w:r>
      <w:r w:rsidR="00306085" w:rsidRPr="00676E73">
        <w:rPr>
          <w:sz w:val="22"/>
          <w:szCs w:val="24"/>
        </w:rPr>
        <w:t>model generated</w:t>
      </w:r>
      <w:r w:rsidRPr="00676E73">
        <w:rPr>
          <w:sz w:val="22"/>
          <w:szCs w:val="24"/>
        </w:rPr>
        <w:t xml:space="preserve">. It is only used once </w:t>
      </w:r>
      <w:r w:rsidR="0053103D" w:rsidRPr="00676E73">
        <w:rPr>
          <w:sz w:val="22"/>
          <w:szCs w:val="24"/>
        </w:rPr>
        <w:t>the</w:t>
      </w:r>
      <w:r w:rsidRPr="00676E73">
        <w:rPr>
          <w:sz w:val="22"/>
          <w:szCs w:val="24"/>
        </w:rPr>
        <w:t xml:space="preserve"> model is completely trained, </w:t>
      </w:r>
      <w:r w:rsidR="00306085" w:rsidRPr="00676E73">
        <w:rPr>
          <w:sz w:val="22"/>
          <w:szCs w:val="24"/>
        </w:rPr>
        <w:t xml:space="preserve">which has already been </w:t>
      </w:r>
      <w:r w:rsidR="0053103D" w:rsidRPr="00676E73">
        <w:rPr>
          <w:sz w:val="22"/>
          <w:szCs w:val="24"/>
        </w:rPr>
        <w:t>pass</w:t>
      </w:r>
      <w:r w:rsidR="00306085" w:rsidRPr="00676E73">
        <w:rPr>
          <w:sz w:val="22"/>
          <w:szCs w:val="24"/>
        </w:rPr>
        <w:t>ed</w:t>
      </w:r>
      <w:r w:rsidR="0053103D" w:rsidRPr="00676E73">
        <w:rPr>
          <w:sz w:val="22"/>
          <w:szCs w:val="24"/>
        </w:rPr>
        <w:t xml:space="preserve"> through</w:t>
      </w:r>
      <w:r w:rsidRPr="00676E73">
        <w:rPr>
          <w:sz w:val="22"/>
          <w:szCs w:val="24"/>
        </w:rPr>
        <w:t xml:space="preserve"> the training and validation </w:t>
      </w:r>
      <w:r w:rsidR="00B905F4" w:rsidRPr="00676E73">
        <w:rPr>
          <w:sz w:val="22"/>
          <w:szCs w:val="24"/>
        </w:rPr>
        <w:t>dataset</w:t>
      </w:r>
      <w:r w:rsidRPr="00676E73">
        <w:rPr>
          <w:sz w:val="22"/>
          <w:szCs w:val="24"/>
        </w:rPr>
        <w:t xml:space="preserve">. </w:t>
      </w:r>
      <w:r w:rsidR="00676E73">
        <w:rPr>
          <w:sz w:val="22"/>
          <w:szCs w:val="24"/>
        </w:rPr>
        <w:t xml:space="preserve">By doing so, the test dataset can, in true sense, </w:t>
      </w:r>
      <w:r w:rsidR="007F2465">
        <w:rPr>
          <w:sz w:val="22"/>
          <w:szCs w:val="24"/>
        </w:rPr>
        <w:t>represent sample of data that is completely new and unfamiliar to the model. The intention of splitting test dataset is to perform the model on unexpected sample of data which is never faced by it in the process of training and validation and evaluate the performance of the model afterward.</w:t>
      </w:r>
    </w:p>
    <w:p w14:paraId="0D65AE10" w14:textId="4D7A6EE0" w:rsidR="007F2465" w:rsidRDefault="002E1F06" w:rsidP="00422B57">
      <w:pPr>
        <w:spacing w:line="360" w:lineRule="auto"/>
        <w:rPr>
          <w:sz w:val="22"/>
          <w:szCs w:val="24"/>
        </w:rPr>
      </w:pPr>
      <w:r>
        <w:rPr>
          <w:noProof/>
          <w:sz w:val="22"/>
          <w:szCs w:val="24"/>
        </w:rPr>
        <mc:AlternateContent>
          <mc:Choice Requires="wpg">
            <w:drawing>
              <wp:anchor distT="0" distB="0" distL="114300" distR="114300" simplePos="0" relativeHeight="251714560" behindDoc="0" locked="0" layoutInCell="1" allowOverlap="1" wp14:anchorId="0C9536ED" wp14:editId="2F0E1349">
                <wp:simplePos x="0" y="0"/>
                <wp:positionH relativeFrom="margin">
                  <wp:align>center</wp:align>
                </wp:positionH>
                <wp:positionV relativeFrom="paragraph">
                  <wp:posOffset>229870</wp:posOffset>
                </wp:positionV>
                <wp:extent cx="2883535" cy="3657600"/>
                <wp:effectExtent l="0" t="0" r="0" b="0"/>
                <wp:wrapTopAndBottom/>
                <wp:docPr id="73" name="组合 73"/>
                <wp:cNvGraphicFramePr/>
                <a:graphic xmlns:a="http://schemas.openxmlformats.org/drawingml/2006/main">
                  <a:graphicData uri="http://schemas.microsoft.com/office/word/2010/wordprocessingGroup">
                    <wpg:wgp>
                      <wpg:cNvGrpSpPr/>
                      <wpg:grpSpPr>
                        <a:xfrm>
                          <a:off x="0" y="0"/>
                          <a:ext cx="2883535" cy="3657600"/>
                          <a:chOff x="0" y="0"/>
                          <a:chExt cx="3148330" cy="4664710"/>
                        </a:xfrm>
                      </wpg:grpSpPr>
                      <pic:pic xmlns:pic="http://schemas.openxmlformats.org/drawingml/2006/picture">
                        <pic:nvPicPr>
                          <pic:cNvPr id="71" name="图片 71"/>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48330" cy="4664710"/>
                          </a:xfrm>
                          <a:prstGeom prst="rect">
                            <a:avLst/>
                          </a:prstGeom>
                          <a:noFill/>
                          <a:ln>
                            <a:noFill/>
                          </a:ln>
                        </pic:spPr>
                      </pic:pic>
                      <wps:wsp>
                        <wps:cNvPr id="72" name="矩形 72"/>
                        <wps:cNvSpPr/>
                        <wps:spPr>
                          <a:xfrm>
                            <a:off x="2389517" y="4494362"/>
                            <a:ext cx="638355" cy="103517"/>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671A33" id="组合 73" o:spid="_x0000_s1026" style="position:absolute;left:0;text-align:left;margin-left:0;margin-top:18.1pt;width:227.05pt;height:4in;z-index:251714560;mso-position-horizontal:center;mso-position-horizontal-relative:margin;mso-width-relative:margin;mso-height-relative:margin" coordsize="31483,466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">
                <v:shape id="图片 71" o:spid="_x0000_s1027" type="#_x0000_t75" style="position:absolute;width:31483;height:46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">
                  <v:imagedata r:id="rId26" o:title=""/>
                </v:shape>
                <v:rect id="矩形 72" o:spid="_x0000_s1028" style="position:absolute;left:23895;top:44943;width:6383;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" fillcolor="white [3212]" strokecolor="white [3212]" strokeweight="1pt"/>
                <w10:wrap type="topAndBottom" anchorx="margin"/>
              </v:group>
            </w:pict>
          </mc:Fallback>
        </mc:AlternateContent>
      </w:r>
      <w:r w:rsidR="007F2465">
        <w:rPr>
          <w:sz w:val="22"/>
          <w:szCs w:val="24"/>
        </w:rPr>
        <w:t>Because that only 50,000 entries is persisted</w:t>
      </w:r>
      <w:r w:rsidR="003A47C9">
        <w:rPr>
          <w:sz w:val="22"/>
          <w:szCs w:val="24"/>
        </w:rPr>
        <w:t>,</w:t>
      </w:r>
      <w:r w:rsidR="007F2465">
        <w:rPr>
          <w:sz w:val="22"/>
          <w:szCs w:val="24"/>
        </w:rPr>
        <w:t xml:space="preserve"> formatting into dataset in this project, s</w:t>
      </w:r>
      <w:r w:rsidR="00422B57" w:rsidRPr="00422B57">
        <w:rPr>
          <w:sz w:val="22"/>
          <w:szCs w:val="24"/>
        </w:rPr>
        <w:t>plitting training dataset and validation dataset</w:t>
      </w:r>
      <w:r w:rsidR="00306085">
        <w:rPr>
          <w:sz w:val="22"/>
          <w:szCs w:val="24"/>
        </w:rPr>
        <w:t xml:space="preserve"> is operated on the basis of </w:t>
      </w:r>
      <w:r w:rsidR="00422B57" w:rsidRPr="00422B57">
        <w:rPr>
          <w:sz w:val="22"/>
          <w:szCs w:val="24"/>
        </w:rPr>
        <w:t>K-fold cross validation</w:t>
      </w:r>
      <w:r w:rsidR="007F2465">
        <w:rPr>
          <w:sz w:val="22"/>
          <w:szCs w:val="24"/>
        </w:rPr>
        <w:t xml:space="preserve"> in order to maximize the use of sample.</w:t>
      </w:r>
    </w:p>
    <w:p w14:paraId="4351D6FC" w14:textId="1378C456" w:rsidR="00422B57" w:rsidRPr="00422B57" w:rsidRDefault="007F2465" w:rsidP="00422B57">
      <w:pPr>
        <w:spacing w:line="360" w:lineRule="auto"/>
        <w:rPr>
          <w:sz w:val="22"/>
          <w:szCs w:val="24"/>
        </w:rPr>
      </w:pPr>
      <w:r>
        <w:rPr>
          <w:sz w:val="22"/>
          <w:szCs w:val="24"/>
        </w:rPr>
        <w:lastRenderedPageBreak/>
        <w:t>In a word</w:t>
      </w:r>
      <w:r w:rsidR="00585F2C">
        <w:rPr>
          <w:sz w:val="22"/>
          <w:szCs w:val="24"/>
        </w:rPr>
        <w:t>,</w:t>
      </w:r>
      <w:r>
        <w:rPr>
          <w:sz w:val="22"/>
          <w:szCs w:val="24"/>
        </w:rPr>
        <w:t xml:space="preserve"> </w:t>
      </w:r>
      <w:r w:rsidR="00422B57" w:rsidRPr="00422B57">
        <w:rPr>
          <w:sz w:val="22"/>
          <w:szCs w:val="24"/>
        </w:rPr>
        <w:t xml:space="preserve">K-fold cross validation is a resampling technique without replacement. </w:t>
      </w:r>
      <w:r>
        <w:rPr>
          <w:sz w:val="22"/>
          <w:szCs w:val="24"/>
        </w:rPr>
        <w:t>Another</w:t>
      </w:r>
      <w:r w:rsidR="00422B57" w:rsidRPr="00422B57">
        <w:rPr>
          <w:sz w:val="22"/>
          <w:szCs w:val="24"/>
        </w:rPr>
        <w:t xml:space="preserve"> advantage of </w:t>
      </w:r>
      <w:r w:rsidR="00585F2C">
        <w:rPr>
          <w:sz w:val="22"/>
          <w:szCs w:val="24"/>
        </w:rPr>
        <w:t>a resampling technique</w:t>
      </w:r>
      <w:r w:rsidR="00422B57" w:rsidRPr="00422B57">
        <w:rPr>
          <w:sz w:val="22"/>
          <w:szCs w:val="24"/>
        </w:rPr>
        <w:t xml:space="preserve"> is that each </w:t>
      </w:r>
      <w:r w:rsidR="00306085">
        <w:rPr>
          <w:sz w:val="22"/>
          <w:szCs w:val="24"/>
        </w:rPr>
        <w:t>s</w:t>
      </w:r>
      <w:r w:rsidR="00422B57" w:rsidRPr="00422B57">
        <w:rPr>
          <w:sz w:val="22"/>
          <w:szCs w:val="24"/>
        </w:rPr>
        <w:t>ample is used for training and validation</w:t>
      </w:r>
      <w:r w:rsidR="00306085">
        <w:rPr>
          <w:sz w:val="22"/>
          <w:szCs w:val="24"/>
        </w:rPr>
        <w:t xml:space="preserve"> </w:t>
      </w:r>
      <w:r w:rsidR="00422B57" w:rsidRPr="00422B57">
        <w:rPr>
          <w:sz w:val="22"/>
          <w:szCs w:val="24"/>
        </w:rPr>
        <w:t xml:space="preserve">exactly once. This yields a lower variance of the </w:t>
      </w:r>
      <w:r w:rsidR="003A47C9">
        <w:rPr>
          <w:sz w:val="22"/>
          <w:szCs w:val="24"/>
        </w:rPr>
        <w:t>model</w:t>
      </w:r>
      <w:r w:rsidR="00CF2106">
        <w:rPr>
          <w:sz w:val="22"/>
          <w:szCs w:val="24"/>
        </w:rPr>
        <w:t>’s</w:t>
      </w:r>
      <w:r w:rsidR="00422B57" w:rsidRPr="00422B57">
        <w:rPr>
          <w:sz w:val="22"/>
          <w:szCs w:val="24"/>
        </w:rPr>
        <w:t xml:space="preserve"> performance than the </w:t>
      </w:r>
      <w:r w:rsidR="00306085">
        <w:rPr>
          <w:sz w:val="22"/>
          <w:szCs w:val="24"/>
        </w:rPr>
        <w:t>traditional</w:t>
      </w:r>
      <w:r w:rsidR="00422B57" w:rsidRPr="00422B57">
        <w:rPr>
          <w:sz w:val="22"/>
          <w:szCs w:val="24"/>
        </w:rPr>
        <w:t xml:space="preserve"> method. The process of K-fold cross validation is:</w:t>
      </w:r>
    </w:p>
    <w:p w14:paraId="35B14702" w14:textId="4EC6BC22" w:rsidR="00422B57" w:rsidRPr="005927CF" w:rsidRDefault="00422B57" w:rsidP="005927CF">
      <w:pPr>
        <w:pStyle w:val="a3"/>
        <w:numPr>
          <w:ilvl w:val="0"/>
          <w:numId w:val="12"/>
        </w:numPr>
        <w:spacing w:line="360" w:lineRule="auto"/>
        <w:ind w:firstLineChars="0"/>
        <w:rPr>
          <w:sz w:val="22"/>
          <w:szCs w:val="24"/>
        </w:rPr>
      </w:pPr>
      <w:r w:rsidRPr="005927CF">
        <w:rPr>
          <w:sz w:val="22"/>
          <w:szCs w:val="24"/>
        </w:rPr>
        <w:t>Split the training dataset into K-folds</w:t>
      </w:r>
      <w:r w:rsidR="007F2465">
        <w:rPr>
          <w:sz w:val="22"/>
          <w:szCs w:val="24"/>
        </w:rPr>
        <w:t xml:space="preserve"> (most often into 5 or 10 folds)</w:t>
      </w:r>
      <w:r w:rsidRPr="005927CF">
        <w:rPr>
          <w:sz w:val="22"/>
          <w:szCs w:val="24"/>
        </w:rPr>
        <w:t>.</w:t>
      </w:r>
    </w:p>
    <w:p w14:paraId="6CFDD9D0" w14:textId="19548115" w:rsidR="00422B57" w:rsidRPr="005927CF" w:rsidRDefault="00422B57" w:rsidP="005927CF">
      <w:pPr>
        <w:pStyle w:val="a3"/>
        <w:numPr>
          <w:ilvl w:val="0"/>
          <w:numId w:val="12"/>
        </w:numPr>
        <w:spacing w:line="360" w:lineRule="auto"/>
        <w:ind w:firstLineChars="0"/>
        <w:rPr>
          <w:sz w:val="22"/>
          <w:szCs w:val="24"/>
        </w:rPr>
      </w:pPr>
      <w:r w:rsidRPr="005927CF">
        <w:rPr>
          <w:sz w:val="22"/>
          <w:szCs w:val="24"/>
        </w:rPr>
        <w:t>Out of the K-folds, (K-1) fold</w:t>
      </w:r>
      <w:r w:rsidR="005927CF">
        <w:rPr>
          <w:sz w:val="22"/>
          <w:szCs w:val="24"/>
        </w:rPr>
        <w:t>s</w:t>
      </w:r>
      <w:r w:rsidRPr="005927CF">
        <w:rPr>
          <w:sz w:val="22"/>
          <w:szCs w:val="24"/>
        </w:rPr>
        <w:t xml:space="preserve"> is used for training, the left one is used for validation</w:t>
      </w:r>
    </w:p>
    <w:p w14:paraId="6199E258" w14:textId="36189232" w:rsidR="00422B57" w:rsidRPr="005927CF" w:rsidRDefault="00422B57" w:rsidP="005927CF">
      <w:pPr>
        <w:pStyle w:val="a3"/>
        <w:numPr>
          <w:ilvl w:val="0"/>
          <w:numId w:val="12"/>
        </w:numPr>
        <w:spacing w:line="360" w:lineRule="auto"/>
        <w:ind w:firstLineChars="0"/>
        <w:rPr>
          <w:sz w:val="22"/>
          <w:szCs w:val="24"/>
        </w:rPr>
      </w:pPr>
      <w:r w:rsidRPr="005927CF">
        <w:rPr>
          <w:sz w:val="22"/>
          <w:szCs w:val="24"/>
        </w:rPr>
        <w:t xml:space="preserve">The </w:t>
      </w:r>
      <w:r w:rsidR="003A47C9">
        <w:rPr>
          <w:sz w:val="22"/>
          <w:szCs w:val="24"/>
        </w:rPr>
        <w:t>model</w:t>
      </w:r>
      <w:r w:rsidRPr="005927CF">
        <w:rPr>
          <w:sz w:val="22"/>
          <w:szCs w:val="24"/>
        </w:rPr>
        <w:t xml:space="preserve"> is trained with training </w:t>
      </w:r>
      <w:r w:rsidR="00B905F4">
        <w:rPr>
          <w:sz w:val="22"/>
          <w:szCs w:val="24"/>
        </w:rPr>
        <w:t>dataset</w:t>
      </w:r>
      <w:r w:rsidRPr="005927CF">
        <w:rPr>
          <w:sz w:val="22"/>
          <w:szCs w:val="24"/>
        </w:rPr>
        <w:t xml:space="preserve"> (K-1 folds) and </w:t>
      </w:r>
      <w:r w:rsidR="005927CF">
        <w:rPr>
          <w:sz w:val="22"/>
          <w:szCs w:val="24"/>
        </w:rPr>
        <w:t xml:space="preserve">is validated with </w:t>
      </w:r>
      <w:r w:rsidRPr="005927CF">
        <w:rPr>
          <w:sz w:val="22"/>
          <w:szCs w:val="24"/>
        </w:rPr>
        <w:t xml:space="preserve">validation </w:t>
      </w:r>
      <w:r w:rsidR="00B905F4">
        <w:rPr>
          <w:sz w:val="22"/>
          <w:szCs w:val="24"/>
        </w:rPr>
        <w:t>dataset</w:t>
      </w:r>
      <w:r w:rsidRPr="005927CF">
        <w:rPr>
          <w:sz w:val="22"/>
          <w:szCs w:val="24"/>
        </w:rPr>
        <w:t xml:space="preserve"> as the left one. The performance of</w:t>
      </w:r>
      <w:r w:rsidR="00585F2C">
        <w:rPr>
          <w:sz w:val="22"/>
          <w:szCs w:val="24"/>
        </w:rPr>
        <w:t xml:space="preserve"> the model generated</w:t>
      </w:r>
      <w:r w:rsidRPr="005927CF">
        <w:rPr>
          <w:sz w:val="22"/>
          <w:szCs w:val="24"/>
        </w:rPr>
        <w:t xml:space="preserve"> is recorded.</w:t>
      </w:r>
    </w:p>
    <w:p w14:paraId="678D2574" w14:textId="19CA2731" w:rsidR="00422B57" w:rsidRPr="005927CF" w:rsidRDefault="003E5750" w:rsidP="005927CF">
      <w:pPr>
        <w:pStyle w:val="a3"/>
        <w:numPr>
          <w:ilvl w:val="0"/>
          <w:numId w:val="12"/>
        </w:numPr>
        <w:spacing w:line="360" w:lineRule="auto"/>
        <w:ind w:firstLineChars="0"/>
        <w:rPr>
          <w:sz w:val="22"/>
          <w:szCs w:val="24"/>
        </w:rPr>
      </w:pPr>
      <w:r>
        <w:rPr>
          <w:sz w:val="22"/>
          <w:szCs w:val="24"/>
        </w:rPr>
        <w:t>S</w:t>
      </w:r>
      <w:r w:rsidR="00422B57" w:rsidRPr="005927CF">
        <w:rPr>
          <w:sz w:val="22"/>
          <w:szCs w:val="24"/>
        </w:rPr>
        <w:t xml:space="preserve">tep </w:t>
      </w:r>
      <w:r w:rsidR="007A02B4" w:rsidRPr="005927CF">
        <w:rPr>
          <w:sz w:val="22"/>
          <w:szCs w:val="24"/>
        </w:rPr>
        <w:t>3</w:t>
      </w:r>
      <w:r w:rsidR="00422B57" w:rsidRPr="005927CF">
        <w:rPr>
          <w:sz w:val="22"/>
          <w:szCs w:val="24"/>
        </w:rPr>
        <w:t xml:space="preserve"> is repeated until each of the k-fold</w:t>
      </w:r>
      <w:r w:rsidR="007B4354">
        <w:rPr>
          <w:sz w:val="22"/>
          <w:szCs w:val="24"/>
        </w:rPr>
        <w:t>s</w:t>
      </w:r>
      <w:r w:rsidR="00422B57" w:rsidRPr="005927CF">
        <w:rPr>
          <w:sz w:val="22"/>
          <w:szCs w:val="24"/>
        </w:rPr>
        <w:t xml:space="preserve"> </w:t>
      </w:r>
      <w:r w:rsidR="007B4354">
        <w:rPr>
          <w:sz w:val="22"/>
          <w:szCs w:val="24"/>
        </w:rPr>
        <w:t>is</w:t>
      </w:r>
      <w:r w:rsidR="00422B57" w:rsidRPr="005927CF">
        <w:rPr>
          <w:sz w:val="22"/>
          <w:szCs w:val="24"/>
        </w:rPr>
        <w:t xml:space="preserve"> used for validation purpose</w:t>
      </w:r>
      <w:r>
        <w:rPr>
          <w:sz w:val="22"/>
          <w:szCs w:val="24"/>
        </w:rPr>
        <w:t>. Hence, K models are generated with their performance recorded.</w:t>
      </w:r>
    </w:p>
    <w:p w14:paraId="2CE2CB07" w14:textId="3C520AE6" w:rsidR="00422B57" w:rsidRPr="005927CF" w:rsidRDefault="00422B57" w:rsidP="005927CF">
      <w:pPr>
        <w:pStyle w:val="a3"/>
        <w:numPr>
          <w:ilvl w:val="0"/>
          <w:numId w:val="12"/>
        </w:numPr>
        <w:spacing w:line="360" w:lineRule="auto"/>
        <w:ind w:firstLineChars="0"/>
        <w:rPr>
          <w:sz w:val="22"/>
          <w:szCs w:val="24"/>
        </w:rPr>
      </w:pPr>
      <w:r w:rsidRPr="005927CF">
        <w:rPr>
          <w:sz w:val="22"/>
          <w:szCs w:val="24"/>
        </w:rPr>
        <w:t>The mean and standard deviation of the</w:t>
      </w:r>
      <w:r w:rsidR="003E5750">
        <w:rPr>
          <w:sz w:val="22"/>
          <w:szCs w:val="24"/>
        </w:rPr>
        <w:t xml:space="preserve"> model</w:t>
      </w:r>
      <w:r w:rsidR="007B4354">
        <w:rPr>
          <w:sz w:val="22"/>
          <w:szCs w:val="24"/>
        </w:rPr>
        <w:t>’s</w:t>
      </w:r>
      <w:r w:rsidRPr="005927CF">
        <w:rPr>
          <w:sz w:val="22"/>
          <w:szCs w:val="24"/>
        </w:rPr>
        <w:t xml:space="preserve"> performance is computed by </w:t>
      </w:r>
      <w:r w:rsidR="00585F2C">
        <w:rPr>
          <w:sz w:val="22"/>
          <w:szCs w:val="24"/>
        </w:rPr>
        <w:t>considering</w:t>
      </w:r>
      <w:r w:rsidRPr="005927CF">
        <w:rPr>
          <w:sz w:val="22"/>
          <w:szCs w:val="24"/>
        </w:rPr>
        <w:t xml:space="preserve"> all of </w:t>
      </w:r>
      <w:r w:rsidR="00ED2AD1">
        <w:rPr>
          <w:sz w:val="22"/>
          <w:szCs w:val="24"/>
        </w:rPr>
        <w:t>the performance of the</w:t>
      </w:r>
      <w:r w:rsidRPr="005927CF">
        <w:rPr>
          <w:sz w:val="22"/>
          <w:szCs w:val="24"/>
        </w:rPr>
        <w:t xml:space="preserve"> </w:t>
      </w:r>
      <w:r w:rsidR="003E5750">
        <w:rPr>
          <w:sz w:val="22"/>
          <w:szCs w:val="24"/>
        </w:rPr>
        <w:t>models</w:t>
      </w:r>
      <w:r w:rsidRPr="005927CF">
        <w:rPr>
          <w:sz w:val="22"/>
          <w:szCs w:val="24"/>
        </w:rPr>
        <w:t xml:space="preserve"> </w:t>
      </w:r>
      <w:r w:rsidR="003E5750">
        <w:rPr>
          <w:sz w:val="22"/>
          <w:szCs w:val="24"/>
        </w:rPr>
        <w:t>recorded</w:t>
      </w:r>
      <w:r w:rsidRPr="005927CF">
        <w:rPr>
          <w:sz w:val="22"/>
          <w:szCs w:val="24"/>
        </w:rPr>
        <w:t xml:space="preserve"> in step </w:t>
      </w:r>
      <w:r w:rsidR="003E5750">
        <w:rPr>
          <w:sz w:val="22"/>
          <w:szCs w:val="24"/>
        </w:rPr>
        <w:t>4</w:t>
      </w:r>
      <w:r w:rsidRPr="005927CF">
        <w:rPr>
          <w:sz w:val="22"/>
          <w:szCs w:val="24"/>
        </w:rPr>
        <w:t>.</w:t>
      </w:r>
    </w:p>
    <w:p w14:paraId="13939700" w14:textId="19F4E073" w:rsidR="00422B57" w:rsidRPr="005927CF" w:rsidRDefault="00422B57" w:rsidP="005927CF">
      <w:pPr>
        <w:pStyle w:val="a3"/>
        <w:numPr>
          <w:ilvl w:val="0"/>
          <w:numId w:val="12"/>
        </w:numPr>
        <w:spacing w:line="360" w:lineRule="auto"/>
        <w:ind w:firstLineChars="0"/>
        <w:rPr>
          <w:sz w:val="22"/>
          <w:szCs w:val="24"/>
        </w:rPr>
      </w:pPr>
      <w:r w:rsidRPr="005927CF">
        <w:rPr>
          <w:sz w:val="22"/>
          <w:szCs w:val="24"/>
        </w:rPr>
        <w:t xml:space="preserve">Step 3 to Step 5 is repeated for </w:t>
      </w:r>
      <w:r w:rsidR="00ED2AD1">
        <w:rPr>
          <w:sz w:val="22"/>
          <w:szCs w:val="24"/>
        </w:rPr>
        <w:t>fine-tuning the estimator</w:t>
      </w:r>
      <w:r w:rsidRPr="005927CF">
        <w:rPr>
          <w:sz w:val="22"/>
          <w:szCs w:val="24"/>
        </w:rPr>
        <w:t>.</w:t>
      </w:r>
      <w:r w:rsidR="00ED2AD1">
        <w:rPr>
          <w:sz w:val="22"/>
          <w:szCs w:val="24"/>
        </w:rPr>
        <w:t xml:space="preserve"> The approaches of fine-tuning the estimator would be introduced in Chapter 3.</w:t>
      </w:r>
    </w:p>
    <w:p w14:paraId="1071ABA9" w14:textId="3278FBA3" w:rsidR="00422B57" w:rsidRPr="005927CF" w:rsidRDefault="002E1F06" w:rsidP="005927CF">
      <w:pPr>
        <w:pStyle w:val="a3"/>
        <w:numPr>
          <w:ilvl w:val="0"/>
          <w:numId w:val="12"/>
        </w:numPr>
        <w:spacing w:line="360" w:lineRule="auto"/>
        <w:ind w:firstLineChars="0"/>
        <w:rPr>
          <w:sz w:val="22"/>
          <w:szCs w:val="24"/>
        </w:rPr>
      </w:pPr>
      <w:r>
        <w:rPr>
          <w:noProof/>
          <w:sz w:val="22"/>
          <w:szCs w:val="24"/>
        </w:rPr>
        <mc:AlternateContent>
          <mc:Choice Requires="wpg">
            <w:drawing>
              <wp:anchor distT="0" distB="0" distL="114300" distR="114300" simplePos="0" relativeHeight="251711488" behindDoc="0" locked="0" layoutInCell="1" allowOverlap="1" wp14:anchorId="4D80C697" wp14:editId="41E21E5B">
                <wp:simplePos x="0" y="0"/>
                <wp:positionH relativeFrom="margin">
                  <wp:align>center</wp:align>
                </wp:positionH>
                <wp:positionV relativeFrom="paragraph">
                  <wp:posOffset>695472</wp:posOffset>
                </wp:positionV>
                <wp:extent cx="3545840" cy="4004310"/>
                <wp:effectExtent l="0" t="0" r="0" b="0"/>
                <wp:wrapTopAndBottom/>
                <wp:docPr id="70" name="组合 7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5840" cy="4004310"/>
                          <a:chOff x="0" y="0"/>
                          <a:chExt cx="3985260" cy="4498975"/>
                        </a:xfrm>
                      </wpg:grpSpPr>
                      <pic:pic xmlns:pic="http://schemas.openxmlformats.org/drawingml/2006/picture">
                        <pic:nvPicPr>
                          <pic:cNvPr id="68" name="图片 68"/>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5260" cy="4498975"/>
                          </a:xfrm>
                          <a:prstGeom prst="rect">
                            <a:avLst/>
                          </a:prstGeom>
                          <a:noFill/>
                          <a:ln>
                            <a:noFill/>
                          </a:ln>
                        </pic:spPr>
                      </pic:pic>
                      <wps:wsp>
                        <wps:cNvPr id="69" name="矩形 69"/>
                        <wps:cNvSpPr/>
                        <wps:spPr>
                          <a:xfrm>
                            <a:off x="3019245" y="4313207"/>
                            <a:ext cx="905774" cy="1207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760141" id="组合 70" o:spid="_x0000_s1026" style="position:absolute;left:0;text-align:left;margin-left:0;margin-top:54.75pt;width:279.2pt;height:315.3pt;z-index:251711488;mso-position-horizontal:center;mso-position-horizontal-relative:margin;mso-width-relative:margin;mso-height-relative:margin" coordsize="39852,449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">
                <o:lock v:ext="edit" aspectratio="t"/>
                <v:shape id="图片 68" o:spid="_x0000_s1027" type="#_x0000_t75" style="position:absolute;width:39852;height:44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">
                  <v:imagedata r:id="rId28" o:title=""/>
                  <o:lock v:ext="edit" aspectratio="f"/>
                </v:shape>
                <v:rect id="矩形 69" o:spid="_x0000_s1028" style="position:absolute;left:30192;top:43132;width:9058;height:1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" fillcolor="white [3201]" strokecolor="white [3212]" strokeweight="1pt"/>
                <w10:wrap type="topAndBottom" anchorx="margin"/>
              </v:group>
            </w:pict>
          </mc:Fallback>
        </mc:AlternateContent>
      </w:r>
      <w:r w:rsidR="00422B57" w:rsidRPr="005927CF">
        <w:rPr>
          <w:sz w:val="22"/>
          <w:szCs w:val="24"/>
        </w:rPr>
        <w:t xml:space="preserve">Finally, the model is </w:t>
      </w:r>
      <w:r w:rsidR="007B4354">
        <w:rPr>
          <w:sz w:val="22"/>
          <w:szCs w:val="24"/>
        </w:rPr>
        <w:t>generated</w:t>
      </w:r>
      <w:r w:rsidR="00422B57" w:rsidRPr="005927CF">
        <w:rPr>
          <w:sz w:val="22"/>
          <w:szCs w:val="24"/>
        </w:rPr>
        <w:t xml:space="preserve"> again on the training </w:t>
      </w:r>
      <w:r w:rsidR="00B905F4">
        <w:rPr>
          <w:sz w:val="22"/>
          <w:szCs w:val="24"/>
        </w:rPr>
        <w:t>dataset</w:t>
      </w:r>
      <w:r w:rsidR="00422B57" w:rsidRPr="005927CF">
        <w:rPr>
          <w:sz w:val="22"/>
          <w:szCs w:val="24"/>
        </w:rPr>
        <w:t xml:space="preserve"> </w:t>
      </w:r>
      <w:r w:rsidR="00ED2AD1">
        <w:rPr>
          <w:sz w:val="22"/>
          <w:szCs w:val="24"/>
        </w:rPr>
        <w:t>with fine-tuned estimator</w:t>
      </w:r>
      <w:r w:rsidR="00422B57" w:rsidRPr="005927CF">
        <w:rPr>
          <w:sz w:val="22"/>
          <w:szCs w:val="24"/>
        </w:rPr>
        <w:t xml:space="preserve"> and the performance</w:t>
      </w:r>
      <w:r w:rsidR="003E5750">
        <w:rPr>
          <w:sz w:val="22"/>
          <w:szCs w:val="24"/>
        </w:rPr>
        <w:t xml:space="preserve"> of it</w:t>
      </w:r>
      <w:r w:rsidR="00422B57" w:rsidRPr="005927CF">
        <w:rPr>
          <w:sz w:val="22"/>
          <w:szCs w:val="24"/>
        </w:rPr>
        <w:t xml:space="preserve"> is </w:t>
      </w:r>
      <w:r w:rsidR="003E5750">
        <w:rPr>
          <w:sz w:val="22"/>
          <w:szCs w:val="24"/>
        </w:rPr>
        <w:t>evaluated</w:t>
      </w:r>
      <w:r w:rsidR="00422B57" w:rsidRPr="005927CF">
        <w:rPr>
          <w:sz w:val="22"/>
          <w:szCs w:val="24"/>
        </w:rPr>
        <w:t xml:space="preserve"> by calculating </w:t>
      </w:r>
      <w:r w:rsidR="003E5750">
        <w:rPr>
          <w:sz w:val="22"/>
          <w:szCs w:val="24"/>
        </w:rPr>
        <w:t>its</w:t>
      </w:r>
      <w:r w:rsidR="00422B57" w:rsidRPr="005927CF">
        <w:rPr>
          <w:sz w:val="22"/>
          <w:szCs w:val="24"/>
        </w:rPr>
        <w:t xml:space="preserve"> performance on the test dataset</w:t>
      </w:r>
    </w:p>
    <w:p w14:paraId="2BAE17C7" w14:textId="6B791F8F" w:rsidR="008C4A6C" w:rsidRDefault="00585F2C" w:rsidP="008C4A6C">
      <w:pPr>
        <w:spacing w:line="360" w:lineRule="auto"/>
        <w:rPr>
          <w:sz w:val="22"/>
          <w:szCs w:val="24"/>
        </w:rPr>
      </w:pPr>
      <w:r>
        <w:rPr>
          <w:noProof/>
          <w:sz w:val="22"/>
          <w:szCs w:val="24"/>
        </w:rPr>
        <w:lastRenderedPageBreak/>
        <w:drawing>
          <wp:anchor distT="0" distB="0" distL="114300" distR="114300" simplePos="0" relativeHeight="251667456" behindDoc="0" locked="0" layoutInCell="1" allowOverlap="1" wp14:anchorId="41479F4F" wp14:editId="53D9652E">
            <wp:simplePos x="0" y="0"/>
            <wp:positionH relativeFrom="margin">
              <wp:align>left</wp:align>
            </wp:positionH>
            <wp:positionV relativeFrom="paragraph">
              <wp:posOffset>956873</wp:posOffset>
            </wp:positionV>
            <wp:extent cx="5721985" cy="765175"/>
            <wp:effectExtent l="0" t="0" r="0" b="0"/>
            <wp:wrapTopAndBottom/>
            <wp:docPr id="1"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3" descr="qt_temp"/>
                    <pic:cNvPicPr>
                      <a:picLocks noChangeAspect="1"/>
                    </pic:cNvPicPr>
                  </pic:nvPicPr>
                  <pic:blipFill rotWithShape="1">
                    <a:blip r:embed="rId29">
                      <a:extLst>
                        <a:ext uri="{28A0092B-C50C-407E-A947-70E740481C1C}">
                          <a14:useLocalDpi xmlns:a14="http://schemas.microsoft.com/office/drawing/2010/main" val="0"/>
                        </a:ext>
                      </a:extLst>
                    </a:blip>
                    <a:srcRect t="17487"/>
                    <a:stretch/>
                  </pic:blipFill>
                  <pic:spPr bwMode="auto">
                    <a:xfrm>
                      <a:off x="0" y="0"/>
                      <a:ext cx="5721985" cy="76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4"/>
        </w:rPr>
        <w:t>T</w:t>
      </w:r>
      <w:r w:rsidR="007B4354">
        <w:rPr>
          <w:sz w:val="22"/>
          <w:szCs w:val="24"/>
        </w:rPr>
        <w:t xml:space="preserve">he entire dataset </w:t>
      </w:r>
      <w:r>
        <w:rPr>
          <w:sz w:val="22"/>
          <w:szCs w:val="24"/>
        </w:rPr>
        <w:t xml:space="preserve">in this project </w:t>
      </w:r>
      <w:r w:rsidR="007B4354">
        <w:rPr>
          <w:sz w:val="22"/>
          <w:szCs w:val="24"/>
        </w:rPr>
        <w:t>is divided</w:t>
      </w:r>
      <w:r w:rsidR="008C4A6C">
        <w:rPr>
          <w:rFonts w:hint="eastAsia"/>
          <w:sz w:val="22"/>
          <w:szCs w:val="24"/>
        </w:rPr>
        <w:t xml:space="preserve"> into training and test </w:t>
      </w:r>
      <w:r w:rsidR="00B905F4">
        <w:rPr>
          <w:rFonts w:hint="eastAsia"/>
          <w:sz w:val="22"/>
          <w:szCs w:val="24"/>
        </w:rPr>
        <w:t>dataset</w:t>
      </w:r>
      <w:r w:rsidR="008C4A6C">
        <w:rPr>
          <w:rFonts w:hint="eastAsia"/>
          <w:sz w:val="22"/>
          <w:szCs w:val="24"/>
        </w:rPr>
        <w:t xml:space="preserve"> at a scale of 80% and 20%</w:t>
      </w:r>
      <w:r>
        <w:rPr>
          <w:sz w:val="22"/>
          <w:szCs w:val="24"/>
        </w:rPr>
        <w:t xml:space="preserve"> since the size of it is comparably small</w:t>
      </w:r>
      <w:r w:rsidR="008C4A6C">
        <w:rPr>
          <w:rFonts w:hint="eastAsia"/>
          <w:sz w:val="22"/>
          <w:szCs w:val="24"/>
        </w:rPr>
        <w:t xml:space="preserve">. At the same time, the training </w:t>
      </w:r>
      <w:r w:rsidR="00B905F4">
        <w:rPr>
          <w:rFonts w:hint="eastAsia"/>
          <w:sz w:val="22"/>
          <w:szCs w:val="24"/>
        </w:rPr>
        <w:t>dataset</w:t>
      </w:r>
      <w:r w:rsidR="008C4A6C">
        <w:rPr>
          <w:rFonts w:hint="eastAsia"/>
          <w:sz w:val="22"/>
          <w:szCs w:val="24"/>
        </w:rPr>
        <w:t xml:space="preserve"> </w:t>
      </w:r>
      <w:r w:rsidR="007B4354">
        <w:rPr>
          <w:sz w:val="22"/>
          <w:szCs w:val="24"/>
        </w:rPr>
        <w:t>are</w:t>
      </w:r>
      <w:r w:rsidR="008C4A6C">
        <w:rPr>
          <w:rFonts w:hint="eastAsia"/>
          <w:sz w:val="22"/>
          <w:szCs w:val="24"/>
        </w:rPr>
        <w:t xml:space="preserve"> divided into 10-folds randomly according to 10-fold cross</w:t>
      </w:r>
      <w:r w:rsidR="007B4354">
        <w:rPr>
          <w:sz w:val="22"/>
          <w:szCs w:val="24"/>
        </w:rPr>
        <w:t xml:space="preserve"> </w:t>
      </w:r>
      <w:r w:rsidR="008C4A6C">
        <w:rPr>
          <w:rFonts w:hint="eastAsia"/>
          <w:sz w:val="22"/>
          <w:szCs w:val="24"/>
        </w:rPr>
        <w:t>v</w:t>
      </w:r>
      <w:r w:rsidR="007B4354">
        <w:rPr>
          <w:sz w:val="22"/>
          <w:szCs w:val="24"/>
        </w:rPr>
        <w:t>alid</w:t>
      </w:r>
      <w:r w:rsidR="008C4A6C">
        <w:rPr>
          <w:rFonts w:hint="eastAsia"/>
          <w:sz w:val="22"/>
          <w:szCs w:val="24"/>
        </w:rPr>
        <w:t>ation process.</w:t>
      </w:r>
    </w:p>
    <w:p w14:paraId="01B0D0E1" w14:textId="79FFF579" w:rsidR="00BF062E" w:rsidRDefault="00BF062E" w:rsidP="00BF062E">
      <w:pPr>
        <w:pStyle w:val="3"/>
        <w:numPr>
          <w:ilvl w:val="1"/>
          <w:numId w:val="1"/>
        </w:numPr>
        <w:spacing w:line="360" w:lineRule="auto"/>
        <w:rPr>
          <w:szCs w:val="32"/>
        </w:rPr>
      </w:pPr>
      <w:r>
        <w:rPr>
          <w:szCs w:val="32"/>
        </w:rPr>
        <w:t>Feature engineering</w:t>
      </w:r>
    </w:p>
    <w:p w14:paraId="0B80398B" w14:textId="1BA70200" w:rsidR="00030FA2" w:rsidRDefault="00585F2C" w:rsidP="008C4A6C">
      <w:pPr>
        <w:spacing w:line="360" w:lineRule="auto"/>
        <w:rPr>
          <w:sz w:val="22"/>
          <w:szCs w:val="24"/>
        </w:rPr>
      </w:pPr>
      <w:r>
        <w:rPr>
          <w:rFonts w:hint="eastAsia"/>
          <w:sz w:val="22"/>
          <w:szCs w:val="24"/>
        </w:rPr>
        <w:t>A</w:t>
      </w:r>
      <w:r>
        <w:rPr>
          <w:sz w:val="22"/>
          <w:szCs w:val="24"/>
        </w:rPr>
        <w:t>lthough, the original feature is defined as heroes’ combination in the dataset which has a dimension of 10, p</w:t>
      </w:r>
      <w:r w:rsidR="008C4A6C">
        <w:rPr>
          <w:rFonts w:hint="eastAsia"/>
          <w:sz w:val="22"/>
          <w:szCs w:val="24"/>
        </w:rPr>
        <w:t xml:space="preserve">redictive modeling of game results </w:t>
      </w:r>
      <w:r w:rsidR="00030FA2">
        <w:rPr>
          <w:sz w:val="22"/>
          <w:szCs w:val="24"/>
        </w:rPr>
        <w:t>with inputting</w:t>
      </w:r>
      <w:r w:rsidR="008C4A6C">
        <w:rPr>
          <w:rFonts w:hint="eastAsia"/>
          <w:sz w:val="22"/>
          <w:szCs w:val="24"/>
        </w:rPr>
        <w:t xml:space="preserve"> only </w:t>
      </w:r>
      <w:r w:rsidR="00030FA2">
        <w:rPr>
          <w:sz w:val="22"/>
          <w:szCs w:val="24"/>
        </w:rPr>
        <w:t xml:space="preserve">heroes’ combination </w:t>
      </w:r>
      <w:r w:rsidR="008C4A6C">
        <w:rPr>
          <w:rFonts w:hint="eastAsia"/>
          <w:sz w:val="22"/>
          <w:szCs w:val="24"/>
        </w:rPr>
        <w:t xml:space="preserve">often does not lead to </w:t>
      </w:r>
      <w:r>
        <w:rPr>
          <w:sz w:val="22"/>
          <w:szCs w:val="24"/>
        </w:rPr>
        <w:t xml:space="preserve">an </w:t>
      </w:r>
      <w:r w:rsidR="00030FA2">
        <w:rPr>
          <w:sz w:val="22"/>
          <w:szCs w:val="24"/>
        </w:rPr>
        <w:t>acceptable performance</w:t>
      </w:r>
      <w:r w:rsidR="008C4A6C">
        <w:rPr>
          <w:rFonts w:hint="eastAsia"/>
          <w:sz w:val="22"/>
          <w:szCs w:val="24"/>
        </w:rPr>
        <w:t>.</w:t>
      </w:r>
      <w:r w:rsidR="003E5750">
        <w:rPr>
          <w:rFonts w:hint="eastAsia"/>
          <w:sz w:val="22"/>
          <w:szCs w:val="24"/>
        </w:rPr>
        <w:t xml:space="preserve"> </w:t>
      </w:r>
      <w:r w:rsidR="00030FA2">
        <w:rPr>
          <w:sz w:val="22"/>
          <w:szCs w:val="24"/>
        </w:rPr>
        <w:t>As is introduced in Chapter 2.2.1, more features should be added in order to improve the performance of the model generated.</w:t>
      </w:r>
    </w:p>
    <w:p w14:paraId="0D8B9481" w14:textId="038F3BB2" w:rsidR="008C4A6C" w:rsidRDefault="00B573B3" w:rsidP="008C4A6C">
      <w:pPr>
        <w:spacing w:line="360" w:lineRule="auto"/>
        <w:rPr>
          <w:rFonts w:hint="eastAsia"/>
          <w:sz w:val="22"/>
          <w:szCs w:val="24"/>
        </w:rPr>
      </w:pPr>
      <w:r>
        <w:rPr>
          <w:rFonts w:hint="eastAsia"/>
          <w:noProof/>
          <w:sz w:val="22"/>
          <w:szCs w:val="24"/>
        </w:rPr>
        <mc:AlternateContent>
          <mc:Choice Requires="wpg">
            <w:drawing>
              <wp:anchor distT="0" distB="0" distL="114300" distR="114300" simplePos="0" relativeHeight="251684864" behindDoc="0" locked="0" layoutInCell="1" allowOverlap="1" wp14:anchorId="5AA179DB" wp14:editId="35340FFD">
                <wp:simplePos x="0" y="0"/>
                <wp:positionH relativeFrom="margin">
                  <wp:align>center</wp:align>
                </wp:positionH>
                <wp:positionV relativeFrom="paragraph">
                  <wp:posOffset>1278890</wp:posOffset>
                </wp:positionV>
                <wp:extent cx="4199255" cy="2736215"/>
                <wp:effectExtent l="0" t="0" r="0" b="6985"/>
                <wp:wrapTopAndBottom/>
                <wp:docPr id="28" name="组合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199255" cy="2736215"/>
                          <a:chOff x="0" y="0"/>
                          <a:chExt cx="4465497" cy="2987675"/>
                        </a:xfrm>
                      </wpg:grpSpPr>
                      <pic:pic xmlns:pic="http://schemas.openxmlformats.org/drawingml/2006/picture">
                        <pic:nvPicPr>
                          <pic:cNvPr id="26" name="图片 26"/>
                          <pic:cNvPicPr>
                            <a:picLocks noChangeAspect="1"/>
                          </pic:cNvPicPr>
                        </pic:nvPicPr>
                        <pic:blipFill rotWithShape="1">
                          <a:blip r:embed="rId30" cstate="print">
                            <a:extLst>
                              <a:ext uri="{28A0092B-C50C-407E-A947-70E740481C1C}">
                                <a14:useLocalDpi xmlns:a14="http://schemas.microsoft.com/office/drawing/2010/main" val="0"/>
                              </a:ext>
                            </a:extLst>
                          </a:blip>
                          <a:srcRect b="9449"/>
                          <a:stretch/>
                        </pic:blipFill>
                        <pic:spPr bwMode="auto">
                          <a:xfrm>
                            <a:off x="2232837" y="0"/>
                            <a:ext cx="2232660" cy="29876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图片 27"/>
                          <pic:cNvPicPr>
                            <a:picLocks/>
                          </pic:cNvPicPr>
                        </pic:nvPicPr>
                        <pic:blipFill rotWithShape="1">
                          <a:blip r:embed="rId31" cstate="print">
                            <a:extLst>
                              <a:ext uri="{28A0092B-C50C-407E-A947-70E740481C1C}">
                                <a14:useLocalDpi xmlns:a14="http://schemas.microsoft.com/office/drawing/2010/main" val="0"/>
                              </a:ext>
                            </a:extLst>
                          </a:blip>
                          <a:srcRect b="13269"/>
                          <a:stretch/>
                        </pic:blipFill>
                        <pic:spPr bwMode="auto">
                          <a:xfrm>
                            <a:off x="0" y="0"/>
                            <a:ext cx="2231390" cy="298767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F2F0228" id="组合 28" o:spid="_x0000_s1026" style="position:absolute;left:0;text-align:left;margin-left:0;margin-top:100.7pt;width:330.65pt;height:215.45pt;z-index:251684864;mso-position-horizontal:center;mso-position-horizontal-relative:margin;mso-width-relative:margin;mso-height-relative:margin" coordsize="44654,298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">
                <o:lock v:ext="edit" aspectratio="t"/>
                <v:shape id="图片 26" o:spid="_x0000_s1027" type="#_x0000_t75" style="position:absolute;left:22328;width:22326;height:29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">
                  <v:imagedata r:id="rId32" o:title="" cropbottom="6192f"/>
                </v:shape>
                <v:shape id="图片 27" o:spid="_x0000_s1028" type="#_x0000_t75" style="position:absolute;width:22313;height:29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">
                  <v:imagedata r:id="rId33" o:title="" cropbottom="8696f"/>
                  <o:lock v:ext="edit" aspectratio="f"/>
                </v:shape>
                <w10:wrap type="topAndBottom" anchorx="margin"/>
              </v:group>
            </w:pict>
          </mc:Fallback>
        </mc:AlternateContent>
      </w:r>
      <w:r w:rsidR="008C4A6C">
        <w:rPr>
          <w:rFonts w:hint="eastAsia"/>
          <w:sz w:val="22"/>
          <w:szCs w:val="24"/>
        </w:rPr>
        <w:t xml:space="preserve">According to </w:t>
      </w:r>
      <w:r w:rsidR="008A1E3C">
        <w:rPr>
          <w:sz w:val="22"/>
          <w:szCs w:val="24"/>
        </w:rPr>
        <w:t>DOTA2</w:t>
      </w:r>
      <w:r w:rsidR="008C4A6C">
        <w:rPr>
          <w:rFonts w:hint="eastAsia"/>
          <w:sz w:val="22"/>
          <w:szCs w:val="24"/>
        </w:rPr>
        <w:t xml:space="preserve"> domain knowledge, </w:t>
      </w:r>
      <w:r w:rsidR="00030FA2">
        <w:rPr>
          <w:sz w:val="22"/>
          <w:szCs w:val="24"/>
        </w:rPr>
        <w:t>in addition to heroes’ combination as a whole team</w:t>
      </w:r>
      <w:r w:rsidR="008C4A6C">
        <w:rPr>
          <w:rFonts w:hint="eastAsia"/>
          <w:sz w:val="22"/>
          <w:szCs w:val="24"/>
        </w:rPr>
        <w:t xml:space="preserve">, the combined effect between </w:t>
      </w:r>
      <w:r w:rsidR="00030FA2">
        <w:rPr>
          <w:sz w:val="22"/>
          <w:szCs w:val="24"/>
        </w:rPr>
        <w:t xml:space="preserve">lesser </w:t>
      </w:r>
      <w:r w:rsidR="008C4A6C">
        <w:rPr>
          <w:rFonts w:hint="eastAsia"/>
          <w:sz w:val="22"/>
          <w:szCs w:val="24"/>
        </w:rPr>
        <w:t xml:space="preserve">heroes can </w:t>
      </w:r>
      <w:r w:rsidR="00030FA2">
        <w:rPr>
          <w:sz w:val="22"/>
          <w:szCs w:val="24"/>
        </w:rPr>
        <w:t>also</w:t>
      </w:r>
      <w:r w:rsidR="008C4A6C">
        <w:rPr>
          <w:rFonts w:hint="eastAsia"/>
          <w:sz w:val="22"/>
          <w:szCs w:val="24"/>
        </w:rPr>
        <w:t xml:space="preserve"> have a great impact on the outcome of the game. </w:t>
      </w:r>
      <w:r w:rsidR="00030FA2">
        <w:rPr>
          <w:sz w:val="22"/>
          <w:szCs w:val="24"/>
        </w:rPr>
        <w:t xml:space="preserve">Take two of the heroes, namely </w:t>
      </w:r>
      <w:r w:rsidR="008C4A6C">
        <w:rPr>
          <w:rFonts w:hint="eastAsia"/>
          <w:sz w:val="22"/>
          <w:szCs w:val="24"/>
        </w:rPr>
        <w:t>S</w:t>
      </w:r>
      <w:r w:rsidR="00E75329">
        <w:rPr>
          <w:sz w:val="22"/>
          <w:szCs w:val="24"/>
        </w:rPr>
        <w:t>pirit Breaker</w:t>
      </w:r>
      <w:r w:rsidR="008C4A6C">
        <w:rPr>
          <w:rFonts w:hint="eastAsia"/>
          <w:sz w:val="22"/>
          <w:szCs w:val="24"/>
        </w:rPr>
        <w:t xml:space="preserve"> and </w:t>
      </w:r>
      <w:r w:rsidR="00E75329">
        <w:rPr>
          <w:sz w:val="22"/>
          <w:szCs w:val="24"/>
        </w:rPr>
        <w:t>Bounty Hunter</w:t>
      </w:r>
      <w:r w:rsidR="00030FA2">
        <w:rPr>
          <w:sz w:val="22"/>
          <w:szCs w:val="24"/>
        </w:rPr>
        <w:t xml:space="preserve"> </w:t>
      </w:r>
      <w:r w:rsidR="008C4A6C">
        <w:rPr>
          <w:rFonts w:hint="eastAsia"/>
          <w:sz w:val="22"/>
          <w:szCs w:val="24"/>
        </w:rPr>
        <w:t xml:space="preserve">for example, </w:t>
      </w:r>
      <w:r w:rsidR="00030FA2">
        <w:rPr>
          <w:sz w:val="22"/>
          <w:szCs w:val="24"/>
        </w:rPr>
        <w:t xml:space="preserve">are known as </w:t>
      </w:r>
      <w:r w:rsidR="003E5750">
        <w:rPr>
          <w:sz w:val="22"/>
          <w:szCs w:val="24"/>
        </w:rPr>
        <w:t>a</w:t>
      </w:r>
      <w:r w:rsidR="00030FA2">
        <w:rPr>
          <w:sz w:val="22"/>
          <w:szCs w:val="24"/>
        </w:rPr>
        <w:t xml:space="preserve"> killer combo in the game. T</w:t>
      </w:r>
      <w:r w:rsidR="008C4A6C">
        <w:rPr>
          <w:rFonts w:hint="eastAsia"/>
          <w:sz w:val="22"/>
          <w:szCs w:val="24"/>
        </w:rPr>
        <w:t xml:space="preserve">eams with these two heroes tend to have </w:t>
      </w:r>
      <w:r w:rsidR="00030FA2">
        <w:rPr>
          <w:sz w:val="22"/>
          <w:szCs w:val="24"/>
        </w:rPr>
        <w:t xml:space="preserve">great </w:t>
      </w:r>
      <w:r w:rsidR="008C4A6C">
        <w:rPr>
          <w:rFonts w:hint="eastAsia"/>
          <w:sz w:val="22"/>
          <w:szCs w:val="24"/>
        </w:rPr>
        <w:t>advantages.</w:t>
      </w:r>
      <w:r w:rsidR="00E75329" w:rsidRPr="00E75329">
        <w:t xml:space="preserve"> </w:t>
      </w:r>
    </w:p>
    <w:p w14:paraId="505807D5" w14:textId="44F6067B" w:rsidR="008C4A6C" w:rsidRDefault="008C4A6C" w:rsidP="008C4A6C">
      <w:pPr>
        <w:spacing w:line="360" w:lineRule="auto"/>
        <w:rPr>
          <w:rFonts w:hint="eastAsia"/>
          <w:sz w:val="22"/>
          <w:szCs w:val="24"/>
        </w:rPr>
      </w:pPr>
      <w:r>
        <w:rPr>
          <w:sz w:val="22"/>
          <w:szCs w:val="24"/>
        </w:rPr>
        <w:t xml:space="preserve">By the time </w:t>
      </w:r>
      <w:r w:rsidR="003E5750">
        <w:rPr>
          <w:sz w:val="22"/>
          <w:szCs w:val="24"/>
        </w:rPr>
        <w:t>this thesis is written</w:t>
      </w:r>
      <w:r>
        <w:rPr>
          <w:sz w:val="22"/>
          <w:szCs w:val="24"/>
        </w:rPr>
        <w:t>, D</w:t>
      </w:r>
      <w:r w:rsidR="00030FA2">
        <w:rPr>
          <w:sz w:val="22"/>
          <w:szCs w:val="24"/>
        </w:rPr>
        <w:t>OTA</w:t>
      </w:r>
      <w:r>
        <w:rPr>
          <w:sz w:val="22"/>
          <w:szCs w:val="24"/>
        </w:rPr>
        <w:t xml:space="preserve">2 has </w:t>
      </w:r>
      <w:r w:rsidR="00030FA2">
        <w:rPr>
          <w:sz w:val="22"/>
          <w:szCs w:val="24"/>
        </w:rPr>
        <w:t xml:space="preserve">up to </w:t>
      </w:r>
      <w:r>
        <w:rPr>
          <w:sz w:val="22"/>
          <w:szCs w:val="24"/>
        </w:rPr>
        <w:t>1</w:t>
      </w:r>
      <w:r w:rsidR="003E5750">
        <w:rPr>
          <w:sz w:val="22"/>
          <w:szCs w:val="24"/>
        </w:rPr>
        <w:t>19</w:t>
      </w:r>
      <w:r>
        <w:rPr>
          <w:sz w:val="22"/>
          <w:szCs w:val="24"/>
        </w:rPr>
        <w:t xml:space="preserve"> heroes</w:t>
      </w:r>
      <w:r w:rsidR="00030FA2">
        <w:rPr>
          <w:sz w:val="22"/>
          <w:szCs w:val="24"/>
        </w:rPr>
        <w:t xml:space="preserve"> available in the game.</w:t>
      </w:r>
      <w:r>
        <w:rPr>
          <w:sz w:val="22"/>
          <w:szCs w:val="24"/>
        </w:rPr>
        <w:t xml:space="preserve"> </w:t>
      </w:r>
      <w:r w:rsidR="00030FA2">
        <w:rPr>
          <w:sz w:val="22"/>
          <w:szCs w:val="24"/>
        </w:rPr>
        <w:t>Let’s define hero</w:t>
      </w:r>
      <w:r w:rsidR="00452105">
        <w:rPr>
          <w:sz w:val="22"/>
          <w:szCs w:val="24"/>
        </w:rPr>
        <w:t>es’</w:t>
      </w:r>
      <w:r w:rsidR="00030FA2">
        <w:rPr>
          <w:sz w:val="22"/>
          <w:szCs w:val="24"/>
        </w:rPr>
        <w:t xml:space="preserve"> combo which consists of two heroes as a new feature to the model</w:t>
      </w:r>
      <w:r>
        <w:rPr>
          <w:rFonts w:hint="eastAsia"/>
          <w:sz w:val="22"/>
          <w:szCs w:val="24"/>
        </w:rPr>
        <w:t>.</w:t>
      </w:r>
      <w:r w:rsidR="00DE742A">
        <w:rPr>
          <w:sz w:val="22"/>
          <w:szCs w:val="24"/>
        </w:rPr>
        <w:t xml:space="preserve"> </w:t>
      </w:r>
      <w:r w:rsidR="008A56E8">
        <w:rPr>
          <w:sz w:val="22"/>
          <w:szCs w:val="24"/>
        </w:rPr>
        <w:t>I</w:t>
      </w:r>
      <w:r>
        <w:rPr>
          <w:sz w:val="22"/>
          <w:szCs w:val="24"/>
        </w:rPr>
        <w:t>f all hero</w:t>
      </w:r>
      <w:r w:rsidR="00452105">
        <w:rPr>
          <w:sz w:val="22"/>
          <w:szCs w:val="24"/>
        </w:rPr>
        <w:t>es’</w:t>
      </w:r>
      <w:r>
        <w:rPr>
          <w:sz w:val="22"/>
          <w:szCs w:val="24"/>
        </w:rPr>
        <w:t xml:space="preserve"> comb</w:t>
      </w:r>
      <w:r w:rsidR="00030FA2">
        <w:rPr>
          <w:sz w:val="22"/>
          <w:szCs w:val="24"/>
        </w:rPr>
        <w:t>o</w:t>
      </w:r>
      <w:r>
        <w:rPr>
          <w:sz w:val="22"/>
          <w:szCs w:val="24"/>
        </w:rPr>
        <w:t xml:space="preserve"> are calculated as features, there will be a total of 7,021 features, which </w:t>
      </w:r>
      <w:r w:rsidR="00030FA2">
        <w:rPr>
          <w:sz w:val="22"/>
          <w:szCs w:val="24"/>
        </w:rPr>
        <w:t>would possibly</w:t>
      </w:r>
      <w:r>
        <w:rPr>
          <w:sz w:val="22"/>
          <w:szCs w:val="24"/>
        </w:rPr>
        <w:t xml:space="preserve"> appear in team 0 and team 1</w:t>
      </w:r>
      <w:r w:rsidR="00030FA2">
        <w:rPr>
          <w:sz w:val="22"/>
          <w:szCs w:val="24"/>
        </w:rPr>
        <w:t xml:space="preserve"> </w:t>
      </w:r>
      <w:r>
        <w:rPr>
          <w:sz w:val="22"/>
          <w:szCs w:val="24"/>
        </w:rPr>
        <w:t>respectively</w:t>
      </w:r>
      <w:r w:rsidR="00030FA2">
        <w:rPr>
          <w:sz w:val="22"/>
          <w:szCs w:val="24"/>
        </w:rPr>
        <w:t>. Added together,</w:t>
      </w:r>
      <w:r>
        <w:rPr>
          <w:sz w:val="22"/>
          <w:szCs w:val="24"/>
        </w:rPr>
        <w:t xml:space="preserve"> there </w:t>
      </w:r>
      <w:r w:rsidR="00030FA2">
        <w:rPr>
          <w:sz w:val="22"/>
          <w:szCs w:val="24"/>
        </w:rPr>
        <w:t>would</w:t>
      </w:r>
      <w:r>
        <w:rPr>
          <w:sz w:val="22"/>
          <w:szCs w:val="24"/>
        </w:rPr>
        <w:t xml:space="preserve"> be a total of </w:t>
      </w:r>
      <w:r w:rsidR="00521BB8">
        <w:rPr>
          <w:sz w:val="22"/>
          <w:szCs w:val="24"/>
        </w:rPr>
        <w:t>14042-dimensional</w:t>
      </w:r>
      <w:r>
        <w:rPr>
          <w:sz w:val="22"/>
          <w:szCs w:val="24"/>
        </w:rPr>
        <w:t xml:space="preserve"> </w:t>
      </w:r>
      <w:r>
        <w:rPr>
          <w:sz w:val="22"/>
          <w:szCs w:val="24"/>
        </w:rPr>
        <w:lastRenderedPageBreak/>
        <w:t>features</w:t>
      </w:r>
      <w:r w:rsidR="00030FA2">
        <w:rPr>
          <w:sz w:val="22"/>
          <w:szCs w:val="24"/>
        </w:rPr>
        <w:t xml:space="preserve"> </w:t>
      </w:r>
      <w:r>
        <w:rPr>
          <w:rFonts w:hint="eastAsia"/>
          <w:sz w:val="22"/>
          <w:szCs w:val="24"/>
        </w:rPr>
        <w:t xml:space="preserve">(if one-hot encoding </w:t>
      </w:r>
      <w:r w:rsidR="00030FA2">
        <w:rPr>
          <w:sz w:val="22"/>
          <w:szCs w:val="24"/>
        </w:rPr>
        <w:t>were</w:t>
      </w:r>
      <w:r>
        <w:rPr>
          <w:rFonts w:hint="eastAsia"/>
          <w:sz w:val="22"/>
          <w:szCs w:val="24"/>
        </w:rPr>
        <w:t xml:space="preserve"> used)</w:t>
      </w:r>
      <w:r>
        <w:rPr>
          <w:sz w:val="22"/>
          <w:szCs w:val="24"/>
        </w:rPr>
        <w:t xml:space="preserve">. Such feature dimensionality is obviously excessive and can affect the generalization performance of the </w:t>
      </w:r>
      <w:r w:rsidR="004A4421">
        <w:rPr>
          <w:sz w:val="22"/>
          <w:szCs w:val="24"/>
        </w:rPr>
        <w:t>model</w:t>
      </w:r>
      <w:r>
        <w:rPr>
          <w:sz w:val="22"/>
          <w:szCs w:val="24"/>
        </w:rPr>
        <w:t xml:space="preserve">, so </w:t>
      </w:r>
      <w:r w:rsidR="00030FA2">
        <w:rPr>
          <w:sz w:val="22"/>
          <w:szCs w:val="24"/>
        </w:rPr>
        <w:t>it is necessary</w:t>
      </w:r>
      <w:r>
        <w:rPr>
          <w:sz w:val="22"/>
          <w:szCs w:val="24"/>
        </w:rPr>
        <w:t xml:space="preserve"> to </w:t>
      </w:r>
      <w:r>
        <w:rPr>
          <w:rFonts w:hint="eastAsia"/>
          <w:sz w:val="22"/>
          <w:szCs w:val="24"/>
        </w:rPr>
        <w:t>reduce the dimension</w:t>
      </w:r>
      <w:r>
        <w:rPr>
          <w:sz w:val="22"/>
          <w:szCs w:val="24"/>
        </w:rPr>
        <w:t xml:space="preserve"> </w:t>
      </w:r>
      <w:r w:rsidR="00030FA2">
        <w:rPr>
          <w:sz w:val="22"/>
          <w:szCs w:val="24"/>
        </w:rPr>
        <w:t xml:space="preserve">of </w:t>
      </w:r>
      <w:r w:rsidR="004A4421">
        <w:rPr>
          <w:sz w:val="22"/>
          <w:szCs w:val="24"/>
        </w:rPr>
        <w:t>this new</w:t>
      </w:r>
      <w:r>
        <w:rPr>
          <w:sz w:val="22"/>
          <w:szCs w:val="24"/>
        </w:rPr>
        <w:t xml:space="preserve"> feature.</w:t>
      </w:r>
    </w:p>
    <w:p w14:paraId="695E1758" w14:textId="29B93806" w:rsidR="008C4A6C" w:rsidRDefault="008C4A6C" w:rsidP="008C4A6C">
      <w:pPr>
        <w:spacing w:line="360" w:lineRule="auto"/>
        <w:rPr>
          <w:sz w:val="22"/>
          <w:szCs w:val="24"/>
        </w:rPr>
      </w:pPr>
      <w:r>
        <w:rPr>
          <w:rFonts w:hint="eastAsia"/>
          <w:sz w:val="22"/>
          <w:szCs w:val="24"/>
        </w:rPr>
        <w:t>In order to be able to degrade the</w:t>
      </w:r>
      <w:r w:rsidR="00030FA2">
        <w:rPr>
          <w:sz w:val="22"/>
          <w:szCs w:val="24"/>
        </w:rPr>
        <w:t xml:space="preserve"> dimension</w:t>
      </w:r>
      <w:r>
        <w:rPr>
          <w:rFonts w:hint="eastAsia"/>
          <w:sz w:val="22"/>
          <w:szCs w:val="24"/>
        </w:rPr>
        <w:t>,</w:t>
      </w:r>
      <w:r w:rsidR="00030FA2">
        <w:rPr>
          <w:sz w:val="22"/>
          <w:szCs w:val="24"/>
        </w:rPr>
        <w:t xml:space="preserve"> </w:t>
      </w:r>
      <w:r w:rsidR="004A4421">
        <w:rPr>
          <w:sz w:val="22"/>
          <w:szCs w:val="24"/>
        </w:rPr>
        <w:t>dataset</w:t>
      </w:r>
      <w:r w:rsidR="00030FA2">
        <w:rPr>
          <w:sz w:val="22"/>
          <w:szCs w:val="24"/>
        </w:rPr>
        <w:t xml:space="preserve"> are processed </w:t>
      </w:r>
      <w:r w:rsidR="00452105">
        <w:rPr>
          <w:sz w:val="22"/>
          <w:szCs w:val="24"/>
        </w:rPr>
        <w:t>through</w:t>
      </w:r>
      <w:r w:rsidR="00030FA2">
        <w:rPr>
          <w:sz w:val="22"/>
          <w:szCs w:val="24"/>
        </w:rPr>
        <w:t xml:space="preserve"> three different data mining techniques which are the stepwise feature selection, PCA</w:t>
      </w:r>
      <w:r w:rsidR="008A56E8">
        <w:rPr>
          <w:sz w:val="22"/>
          <w:szCs w:val="24"/>
        </w:rPr>
        <w:t xml:space="preserve"> and the statistical method</w:t>
      </w:r>
      <w:r w:rsidR="00030FA2">
        <w:rPr>
          <w:sz w:val="22"/>
          <w:szCs w:val="24"/>
        </w:rPr>
        <w:t>.</w:t>
      </w:r>
    </w:p>
    <w:p w14:paraId="4C707F34" w14:textId="0CC3D066" w:rsidR="00030FA2" w:rsidRDefault="00030FA2" w:rsidP="008C4A6C">
      <w:pPr>
        <w:pStyle w:val="3"/>
        <w:numPr>
          <w:ilvl w:val="2"/>
          <w:numId w:val="1"/>
        </w:numPr>
        <w:spacing w:line="360" w:lineRule="auto"/>
        <w:rPr>
          <w:sz w:val="28"/>
          <w:szCs w:val="28"/>
        </w:rPr>
      </w:pPr>
      <w:r>
        <w:rPr>
          <w:sz w:val="28"/>
          <w:szCs w:val="28"/>
        </w:rPr>
        <w:t>Stepwise selection</w:t>
      </w:r>
    </w:p>
    <w:p w14:paraId="41A15D2C" w14:textId="08F0A633" w:rsidR="000536F1" w:rsidRDefault="00E75329" w:rsidP="00E75329">
      <w:pPr>
        <w:spacing w:line="360" w:lineRule="auto"/>
        <w:rPr>
          <w:sz w:val="22"/>
          <w:szCs w:val="24"/>
        </w:rPr>
      </w:pPr>
      <w:ins w:id="88" w:author="Sky" w:date="2021-01-18T00:16:00Z">
        <w:r>
          <w:rPr>
            <w:rFonts w:hint="eastAsia"/>
            <w:sz w:val="22"/>
            <w:szCs w:val="24"/>
          </w:rPr>
          <w:t xml:space="preserve">Stepwise selection </w:t>
        </w:r>
      </w:ins>
      <w:r w:rsidR="000536F1">
        <w:rPr>
          <w:sz w:val="22"/>
          <w:szCs w:val="24"/>
        </w:rPr>
        <w:t>was originally developed as a feature selection technique for linear regression estimators</w:t>
      </w:r>
      <w:ins w:id="89" w:author="Sky" w:date="2021-01-18T00:16:00Z">
        <w:r>
          <w:rPr>
            <w:rFonts w:hint="eastAsia"/>
            <w:sz w:val="22"/>
            <w:szCs w:val="24"/>
          </w:rPr>
          <w:t>.</w:t>
        </w:r>
      </w:ins>
      <w:ins w:id="90" w:author="Sky" w:date="2021-01-18T00:19:00Z">
        <w:r>
          <w:rPr>
            <w:rFonts w:hint="eastAsia"/>
            <w:sz w:val="22"/>
            <w:szCs w:val="24"/>
          </w:rPr>
          <w:t xml:space="preserve"> It </w:t>
        </w:r>
      </w:ins>
      <w:r w:rsidR="004A4421">
        <w:rPr>
          <w:sz w:val="22"/>
          <w:szCs w:val="24"/>
        </w:rPr>
        <w:t>is combined with</w:t>
      </w:r>
      <w:ins w:id="91" w:author="Sky" w:date="2021-01-18T00:19:00Z">
        <w:r>
          <w:rPr>
            <w:rFonts w:hint="eastAsia"/>
            <w:sz w:val="22"/>
            <w:szCs w:val="24"/>
          </w:rPr>
          <w:t xml:space="preserve"> two different </w:t>
        </w:r>
      </w:ins>
      <w:r w:rsidR="00452105">
        <w:rPr>
          <w:sz w:val="22"/>
          <w:szCs w:val="24"/>
        </w:rPr>
        <w:t>algorithms</w:t>
      </w:r>
      <w:r w:rsidR="00B573B3">
        <w:rPr>
          <w:sz w:val="22"/>
          <w:szCs w:val="24"/>
        </w:rPr>
        <w:t xml:space="preserve"> which are the </w:t>
      </w:r>
      <w:ins w:id="92" w:author="Sky" w:date="2021-01-18T00:20:00Z">
        <w:r>
          <w:rPr>
            <w:rFonts w:hint="eastAsia"/>
            <w:sz w:val="22"/>
            <w:szCs w:val="24"/>
          </w:rPr>
          <w:t xml:space="preserve">forward </w:t>
        </w:r>
      </w:ins>
      <w:r w:rsidR="000536F1">
        <w:rPr>
          <w:sz w:val="22"/>
          <w:szCs w:val="24"/>
        </w:rPr>
        <w:t>selection</w:t>
      </w:r>
      <w:ins w:id="93" w:author="Sky" w:date="2021-01-18T00:20:00Z">
        <w:r>
          <w:rPr>
            <w:rFonts w:hint="eastAsia"/>
            <w:sz w:val="22"/>
            <w:szCs w:val="24"/>
          </w:rPr>
          <w:t xml:space="preserve"> and</w:t>
        </w:r>
      </w:ins>
      <w:r w:rsidR="00B573B3">
        <w:rPr>
          <w:sz w:val="22"/>
          <w:szCs w:val="24"/>
        </w:rPr>
        <w:t xml:space="preserve"> the </w:t>
      </w:r>
      <w:ins w:id="94" w:author="Sky" w:date="2021-01-18T00:20:00Z">
        <w:r>
          <w:rPr>
            <w:rFonts w:hint="eastAsia"/>
            <w:sz w:val="22"/>
            <w:szCs w:val="24"/>
          </w:rPr>
          <w:t>backward elimination.</w:t>
        </w:r>
      </w:ins>
      <w:r w:rsidR="00452105">
        <w:rPr>
          <w:sz w:val="22"/>
          <w:szCs w:val="24"/>
        </w:rPr>
        <w:t xml:space="preserve"> </w:t>
      </w:r>
      <w:ins w:id="95" w:author="Sky" w:date="2021-01-18T00:18:00Z">
        <w:r>
          <w:rPr>
            <w:rFonts w:hint="eastAsia"/>
            <w:sz w:val="22"/>
            <w:szCs w:val="24"/>
          </w:rPr>
          <w:t xml:space="preserve">Forward </w:t>
        </w:r>
      </w:ins>
      <w:r w:rsidR="000536F1">
        <w:rPr>
          <w:sz w:val="22"/>
          <w:szCs w:val="24"/>
        </w:rPr>
        <w:t>s</w:t>
      </w:r>
      <w:ins w:id="96" w:author="Sky" w:date="2021-01-18T00:18:00Z">
        <w:r>
          <w:rPr>
            <w:rFonts w:hint="eastAsia"/>
            <w:sz w:val="22"/>
            <w:szCs w:val="24"/>
          </w:rPr>
          <w:t>election first initializes a subset of features as an empty set</w:t>
        </w:r>
      </w:ins>
      <w:ins w:id="97" w:author="Sky" w:date="2021-01-18T00:19:00Z">
        <w:r>
          <w:rPr>
            <w:rFonts w:hint="eastAsia"/>
            <w:sz w:val="22"/>
            <w:szCs w:val="24"/>
          </w:rPr>
          <w:t xml:space="preserve"> </w:t>
        </w:r>
        <w:r w:rsidRPr="00B573B3">
          <w:rPr>
            <w:rFonts w:hint="eastAsia"/>
            <w:i/>
            <w:iCs/>
            <w:sz w:val="22"/>
            <w:szCs w:val="24"/>
          </w:rPr>
          <w:t>F</w:t>
        </w:r>
      </w:ins>
      <w:ins w:id="98" w:author="Sky" w:date="2021-01-18T00:18:00Z">
        <w:r>
          <w:rPr>
            <w:rFonts w:hint="eastAsia"/>
            <w:sz w:val="22"/>
            <w:szCs w:val="24"/>
          </w:rPr>
          <w:t xml:space="preserve">, then calculates the </w:t>
        </w:r>
      </w:ins>
      <w:r w:rsidR="004A4421">
        <w:rPr>
          <w:sz w:val="22"/>
          <w:szCs w:val="24"/>
        </w:rPr>
        <w:t xml:space="preserve">improvement of </w:t>
      </w:r>
      <w:ins w:id="99" w:author="Sky" w:date="2021-01-18T00:18:00Z">
        <w:r>
          <w:rPr>
            <w:rFonts w:hint="eastAsia"/>
            <w:sz w:val="22"/>
            <w:szCs w:val="24"/>
          </w:rPr>
          <w:t xml:space="preserve">accuracy of the </w:t>
        </w:r>
      </w:ins>
      <w:r w:rsidR="004A4421">
        <w:rPr>
          <w:sz w:val="22"/>
          <w:szCs w:val="24"/>
        </w:rPr>
        <w:t xml:space="preserve">model </w:t>
      </w:r>
      <w:ins w:id="100" w:author="Sky" w:date="2021-01-18T00:18:00Z">
        <w:r>
          <w:rPr>
            <w:rFonts w:hint="eastAsia"/>
            <w:sz w:val="22"/>
            <w:szCs w:val="24"/>
          </w:rPr>
          <w:t xml:space="preserve">after </w:t>
        </w:r>
      </w:ins>
      <w:r w:rsidR="00452105">
        <w:rPr>
          <w:sz w:val="22"/>
          <w:szCs w:val="24"/>
        </w:rPr>
        <w:t xml:space="preserve">gradually </w:t>
      </w:r>
      <w:ins w:id="101" w:author="Sky" w:date="2021-01-18T00:18:00Z">
        <w:r>
          <w:rPr>
            <w:rFonts w:hint="eastAsia"/>
            <w:sz w:val="22"/>
            <w:szCs w:val="24"/>
          </w:rPr>
          <w:t>adding feature</w:t>
        </w:r>
      </w:ins>
      <w:r w:rsidR="00452105">
        <w:rPr>
          <w:sz w:val="22"/>
          <w:szCs w:val="24"/>
        </w:rPr>
        <w:t>s</w:t>
      </w:r>
      <w:ins w:id="102" w:author="Sky" w:date="2021-01-18T00:18:00Z">
        <w:r>
          <w:rPr>
            <w:rFonts w:hint="eastAsia"/>
            <w:sz w:val="22"/>
            <w:szCs w:val="24"/>
          </w:rPr>
          <w:t xml:space="preserve"> to the </w:t>
        </w:r>
      </w:ins>
      <w:r w:rsidR="00452105">
        <w:rPr>
          <w:sz w:val="22"/>
          <w:szCs w:val="24"/>
        </w:rPr>
        <w:t xml:space="preserve">empty set </w:t>
      </w:r>
      <w:r w:rsidR="00452105" w:rsidRPr="00452105">
        <w:rPr>
          <w:i/>
          <w:iCs/>
          <w:sz w:val="22"/>
          <w:szCs w:val="24"/>
        </w:rPr>
        <w:t>F</w:t>
      </w:r>
      <w:ins w:id="103" w:author="Sky" w:date="2021-01-18T00:18:00Z">
        <w:r>
          <w:rPr>
            <w:rFonts w:hint="eastAsia"/>
            <w:sz w:val="22"/>
            <w:szCs w:val="24"/>
          </w:rPr>
          <w:t xml:space="preserve">. The algorithm selects the feature with the greatest increase in accuracy to be added to </w:t>
        </w:r>
        <w:r w:rsidRPr="000536F1">
          <w:rPr>
            <w:rFonts w:hint="eastAsia"/>
            <w:i/>
            <w:iCs/>
            <w:sz w:val="22"/>
            <w:szCs w:val="24"/>
          </w:rPr>
          <w:t>F</w:t>
        </w:r>
        <w:r>
          <w:rPr>
            <w:rFonts w:hint="eastAsia"/>
            <w:sz w:val="22"/>
            <w:szCs w:val="24"/>
          </w:rPr>
          <w:t>, and loops above the operation until the accuracy is no longer improved.</w:t>
        </w:r>
      </w:ins>
    </w:p>
    <w:p w14:paraId="1D248636" w14:textId="257CE30C" w:rsidR="00E75329" w:rsidRPr="00E75329" w:rsidRDefault="00E75329" w:rsidP="00E75329">
      <w:pPr>
        <w:spacing w:line="360" w:lineRule="auto"/>
        <w:rPr>
          <w:rFonts w:hint="eastAsia"/>
          <w:sz w:val="22"/>
          <w:szCs w:val="24"/>
        </w:rPr>
      </w:pPr>
      <w:ins w:id="104" w:author="Sky" w:date="2021-01-18T00:18:00Z">
        <w:r>
          <w:rPr>
            <w:rFonts w:hint="eastAsia"/>
            <w:sz w:val="22"/>
            <w:szCs w:val="24"/>
          </w:rPr>
          <w:t xml:space="preserve">Backward Elimination, as opposed to the forward selection, initializes </w:t>
        </w:r>
        <w:r w:rsidRPr="00452105">
          <w:rPr>
            <w:rFonts w:hint="eastAsia"/>
            <w:i/>
            <w:iCs/>
            <w:sz w:val="22"/>
            <w:szCs w:val="24"/>
          </w:rPr>
          <w:t>F</w:t>
        </w:r>
        <w:r>
          <w:rPr>
            <w:rFonts w:hint="eastAsia"/>
            <w:sz w:val="22"/>
            <w:szCs w:val="24"/>
          </w:rPr>
          <w:t xml:space="preserve"> as a collection of all features, select</w:t>
        </w:r>
      </w:ins>
      <w:r w:rsidR="00452105">
        <w:rPr>
          <w:sz w:val="22"/>
          <w:szCs w:val="24"/>
        </w:rPr>
        <w:t>ing</w:t>
      </w:r>
      <w:ins w:id="105" w:author="Sky" w:date="2021-01-18T00:18:00Z">
        <w:r>
          <w:rPr>
            <w:rFonts w:hint="eastAsia"/>
            <w:sz w:val="22"/>
            <w:szCs w:val="24"/>
          </w:rPr>
          <w:t xml:space="preserve"> one feature at a time, </w:t>
        </w:r>
      </w:ins>
      <w:r w:rsidR="00452105">
        <w:rPr>
          <w:sz w:val="22"/>
          <w:szCs w:val="24"/>
        </w:rPr>
        <w:t xml:space="preserve">and </w:t>
      </w:r>
      <w:ins w:id="106" w:author="Sky" w:date="2021-01-18T00:18:00Z">
        <w:r>
          <w:rPr>
            <w:rFonts w:hint="eastAsia"/>
            <w:sz w:val="22"/>
            <w:szCs w:val="24"/>
          </w:rPr>
          <w:t xml:space="preserve">calculates the accuracy of the </w:t>
        </w:r>
      </w:ins>
      <w:r w:rsidR="004A4421">
        <w:rPr>
          <w:sz w:val="22"/>
          <w:szCs w:val="24"/>
        </w:rPr>
        <w:t>model</w:t>
      </w:r>
      <w:ins w:id="107" w:author="Sky" w:date="2021-01-18T00:18:00Z">
        <w:r>
          <w:rPr>
            <w:rFonts w:hint="eastAsia"/>
            <w:sz w:val="22"/>
            <w:szCs w:val="24"/>
          </w:rPr>
          <w:t xml:space="preserve"> when the feature is</w:t>
        </w:r>
      </w:ins>
      <w:r w:rsidR="00452105">
        <w:rPr>
          <w:sz w:val="22"/>
          <w:szCs w:val="24"/>
        </w:rPr>
        <w:t xml:space="preserve"> not included in the set </w:t>
      </w:r>
      <w:r w:rsidR="00452105" w:rsidRPr="00452105">
        <w:rPr>
          <w:i/>
          <w:iCs/>
          <w:sz w:val="22"/>
          <w:szCs w:val="24"/>
        </w:rPr>
        <w:t>F</w:t>
      </w:r>
      <w:r w:rsidR="00452105">
        <w:rPr>
          <w:sz w:val="22"/>
          <w:szCs w:val="24"/>
        </w:rPr>
        <w:t>.</w:t>
      </w:r>
      <w:r w:rsidR="00452105">
        <w:rPr>
          <w:rFonts w:hint="eastAsia"/>
          <w:sz w:val="22"/>
          <w:szCs w:val="24"/>
        </w:rPr>
        <w:t xml:space="preserve"> </w:t>
      </w:r>
      <w:r w:rsidR="00452105">
        <w:rPr>
          <w:sz w:val="22"/>
          <w:szCs w:val="24"/>
        </w:rPr>
        <w:t>I</w:t>
      </w:r>
      <w:ins w:id="108" w:author="Sky" w:date="2021-01-18T00:18:00Z">
        <w:r>
          <w:rPr>
            <w:rFonts w:hint="eastAsia"/>
            <w:sz w:val="22"/>
            <w:szCs w:val="24"/>
          </w:rPr>
          <w:t xml:space="preserve">f the accuracy is improved, the feature is eliminated from </w:t>
        </w:r>
        <w:r w:rsidRPr="00452105">
          <w:rPr>
            <w:rFonts w:hint="eastAsia"/>
            <w:i/>
            <w:iCs/>
            <w:sz w:val="22"/>
            <w:szCs w:val="24"/>
          </w:rPr>
          <w:t>F</w:t>
        </w:r>
        <w:r>
          <w:rPr>
            <w:rFonts w:hint="eastAsia"/>
            <w:sz w:val="22"/>
            <w:szCs w:val="24"/>
          </w:rPr>
          <w:t xml:space="preserve"> until the accuracy no longer decreases.</w:t>
        </w:r>
      </w:ins>
    </w:p>
    <w:p w14:paraId="45A74C9F" w14:textId="643575BA" w:rsidR="00E75329" w:rsidRPr="00030FA2" w:rsidRDefault="00E75329" w:rsidP="00E75329">
      <w:pPr>
        <w:pStyle w:val="3"/>
        <w:numPr>
          <w:ilvl w:val="2"/>
          <w:numId w:val="1"/>
        </w:numPr>
        <w:spacing w:line="360" w:lineRule="auto"/>
        <w:rPr>
          <w:rFonts w:hint="eastAsia"/>
          <w:sz w:val="28"/>
          <w:szCs w:val="28"/>
        </w:rPr>
      </w:pPr>
      <w:r>
        <w:rPr>
          <w:sz w:val="28"/>
          <w:szCs w:val="28"/>
        </w:rPr>
        <w:t>PCA (</w:t>
      </w:r>
      <w:r w:rsidR="009A0213">
        <w:rPr>
          <w:sz w:val="28"/>
          <w:szCs w:val="28"/>
        </w:rPr>
        <w:t>Principal</w:t>
      </w:r>
      <w:r>
        <w:rPr>
          <w:sz w:val="28"/>
          <w:szCs w:val="28"/>
        </w:rPr>
        <w:t xml:space="preserve"> Component Analysis)</w:t>
      </w:r>
    </w:p>
    <w:p w14:paraId="7267FE1A" w14:textId="5A866600" w:rsidR="00E75329" w:rsidRDefault="00E75329" w:rsidP="00E75329">
      <w:pPr>
        <w:spacing w:line="360" w:lineRule="auto"/>
        <w:rPr>
          <w:sz w:val="22"/>
          <w:szCs w:val="24"/>
        </w:rPr>
      </w:pPr>
      <w:r>
        <w:rPr>
          <w:rFonts w:hint="eastAsia"/>
          <w:sz w:val="22"/>
          <w:szCs w:val="24"/>
        </w:rPr>
        <w:t xml:space="preserve">PCA is a linear dimensionality reduction </w:t>
      </w:r>
      <w:r w:rsidR="008A56E8">
        <w:rPr>
          <w:sz w:val="22"/>
          <w:szCs w:val="24"/>
        </w:rPr>
        <w:t>technique</w:t>
      </w:r>
      <w:r>
        <w:rPr>
          <w:rFonts w:hint="eastAsia"/>
          <w:sz w:val="22"/>
          <w:szCs w:val="24"/>
        </w:rPr>
        <w:t xml:space="preserve"> using </w:t>
      </w:r>
      <w:r w:rsidR="009F450E">
        <w:rPr>
          <w:sz w:val="22"/>
          <w:szCs w:val="24"/>
        </w:rPr>
        <w:t>s</w:t>
      </w:r>
      <w:r>
        <w:rPr>
          <w:rFonts w:hint="eastAsia"/>
          <w:sz w:val="22"/>
          <w:szCs w:val="24"/>
        </w:rPr>
        <w:t xml:space="preserve">ingular </w:t>
      </w:r>
      <w:r w:rsidR="009F450E">
        <w:rPr>
          <w:sz w:val="22"/>
          <w:szCs w:val="24"/>
        </w:rPr>
        <w:t>v</w:t>
      </w:r>
      <w:r>
        <w:rPr>
          <w:rFonts w:hint="eastAsia"/>
          <w:sz w:val="22"/>
          <w:szCs w:val="24"/>
        </w:rPr>
        <w:t xml:space="preserve">alue </w:t>
      </w:r>
      <w:r w:rsidR="009F450E">
        <w:rPr>
          <w:sz w:val="22"/>
          <w:szCs w:val="24"/>
        </w:rPr>
        <w:t>d</w:t>
      </w:r>
      <w:r>
        <w:rPr>
          <w:rFonts w:hint="eastAsia"/>
          <w:sz w:val="22"/>
          <w:szCs w:val="24"/>
        </w:rPr>
        <w:t>ecomposition of the data</w:t>
      </w:r>
      <w:del w:id="109" w:author="Sky" w:date="2021-01-17T23:17:00Z">
        <w:r>
          <w:rPr>
            <w:rFonts w:hint="eastAsia"/>
            <w:sz w:val="22"/>
            <w:szCs w:val="24"/>
          </w:rPr>
          <w:delText>（你这里增加一些PCA的介绍，引用）</w:delText>
        </w:r>
      </w:del>
      <w:r>
        <w:rPr>
          <w:rFonts w:hint="eastAsia"/>
          <w:sz w:val="22"/>
          <w:szCs w:val="24"/>
        </w:rPr>
        <w:t xml:space="preserve">. In order to apply PCA, </w:t>
      </w:r>
      <w:r w:rsidR="009F450E">
        <w:rPr>
          <w:sz w:val="22"/>
          <w:szCs w:val="24"/>
        </w:rPr>
        <w:t xml:space="preserve">features of heroes’ combo together with the original heroes’ combination of teams need to be converted </w:t>
      </w:r>
      <w:r>
        <w:rPr>
          <w:rFonts w:hint="eastAsia"/>
          <w:sz w:val="22"/>
          <w:szCs w:val="24"/>
        </w:rPr>
        <w:t>into one-hot encoding. At the same time</w:t>
      </w:r>
      <w:r w:rsidR="009F450E">
        <w:rPr>
          <w:sz w:val="22"/>
          <w:szCs w:val="24"/>
        </w:rPr>
        <w:t>,</w:t>
      </w:r>
      <w:r>
        <w:rPr>
          <w:rFonts w:hint="eastAsia"/>
          <w:sz w:val="22"/>
          <w:szCs w:val="24"/>
        </w:rPr>
        <w:t xml:space="preserve"> stack</w:t>
      </w:r>
      <w:r w:rsidR="009F450E">
        <w:rPr>
          <w:sz w:val="22"/>
          <w:szCs w:val="24"/>
        </w:rPr>
        <w:t>ing</w:t>
      </w:r>
      <w:r>
        <w:rPr>
          <w:rFonts w:hint="eastAsia"/>
          <w:sz w:val="22"/>
          <w:szCs w:val="24"/>
        </w:rPr>
        <w:t xml:space="preserve"> all the encoded data from the training </w:t>
      </w:r>
      <w:r w:rsidR="00B905F4">
        <w:rPr>
          <w:sz w:val="22"/>
          <w:szCs w:val="24"/>
        </w:rPr>
        <w:t>dataset</w:t>
      </w:r>
      <w:r>
        <w:rPr>
          <w:rFonts w:hint="eastAsia"/>
          <w:sz w:val="22"/>
          <w:szCs w:val="24"/>
        </w:rPr>
        <w:t xml:space="preserve"> into a feature matrix, then </w:t>
      </w:r>
      <w:r w:rsidR="009F450E">
        <w:rPr>
          <w:sz w:val="22"/>
          <w:szCs w:val="24"/>
        </w:rPr>
        <w:t>could PCA be applied</w:t>
      </w:r>
      <w:r>
        <w:rPr>
          <w:rFonts w:hint="eastAsia"/>
          <w:sz w:val="22"/>
          <w:szCs w:val="24"/>
        </w:rPr>
        <w:t xml:space="preserve"> to reduce the feature dimensionality </w:t>
      </w:r>
      <w:r w:rsidR="009F450E">
        <w:rPr>
          <w:sz w:val="22"/>
          <w:szCs w:val="24"/>
        </w:rPr>
        <w:t>in</w:t>
      </w:r>
      <w:r>
        <w:rPr>
          <w:rFonts w:hint="eastAsia"/>
          <w:sz w:val="22"/>
          <w:szCs w:val="24"/>
        </w:rPr>
        <w:t>to a certain threshold range.</w:t>
      </w:r>
    </w:p>
    <w:p w14:paraId="46212D2D" w14:textId="77777777" w:rsidR="004A4421" w:rsidRDefault="004A4421" w:rsidP="004A4421">
      <w:pPr>
        <w:pStyle w:val="3"/>
        <w:numPr>
          <w:ilvl w:val="2"/>
          <w:numId w:val="1"/>
        </w:numPr>
        <w:spacing w:line="360" w:lineRule="auto"/>
        <w:rPr>
          <w:sz w:val="28"/>
          <w:szCs w:val="28"/>
        </w:rPr>
      </w:pPr>
      <w:r>
        <w:rPr>
          <w:sz w:val="28"/>
          <w:szCs w:val="28"/>
        </w:rPr>
        <w:t>Statistical method</w:t>
      </w:r>
    </w:p>
    <w:p w14:paraId="44A87DAB" w14:textId="06D51194" w:rsidR="008A56E8" w:rsidRDefault="008A56E8" w:rsidP="004A4421">
      <w:pPr>
        <w:spacing w:line="360" w:lineRule="auto"/>
        <w:rPr>
          <w:sz w:val="22"/>
          <w:szCs w:val="24"/>
        </w:rPr>
      </w:pPr>
      <w:r>
        <w:rPr>
          <w:rFonts w:hint="eastAsia"/>
          <w:sz w:val="22"/>
          <w:szCs w:val="24"/>
        </w:rPr>
        <w:t>U</w:t>
      </w:r>
      <w:r>
        <w:rPr>
          <w:sz w:val="22"/>
          <w:szCs w:val="24"/>
        </w:rPr>
        <w:t>nlike the techniques mentioned above, statistical method is a</w:t>
      </w:r>
      <w:r w:rsidR="00DE742A">
        <w:rPr>
          <w:sz w:val="22"/>
          <w:szCs w:val="24"/>
        </w:rPr>
        <w:t>n</w:t>
      </w:r>
      <w:r>
        <w:rPr>
          <w:sz w:val="22"/>
          <w:szCs w:val="24"/>
        </w:rPr>
        <w:t xml:space="preserve"> unsupervised process of learning the features. A</w:t>
      </w:r>
      <w:r w:rsidR="00DE742A">
        <w:rPr>
          <w:sz w:val="22"/>
          <w:szCs w:val="24"/>
        </w:rPr>
        <w:t>n</w:t>
      </w:r>
      <w:r>
        <w:rPr>
          <w:sz w:val="22"/>
          <w:szCs w:val="24"/>
        </w:rPr>
        <w:t xml:space="preserve"> unsupervised learning stands for algorithms that reduce </w:t>
      </w:r>
      <w:r w:rsidR="00DE742A">
        <w:rPr>
          <w:sz w:val="22"/>
          <w:szCs w:val="24"/>
        </w:rPr>
        <w:t xml:space="preserve">the column of output </w:t>
      </w:r>
      <w:r w:rsidR="00DE742A">
        <w:rPr>
          <w:sz w:val="22"/>
          <w:szCs w:val="24"/>
        </w:rPr>
        <w:lastRenderedPageBreak/>
        <w:t>in the dataset while learning the input automatically.</w:t>
      </w:r>
    </w:p>
    <w:p w14:paraId="01CEF9A8" w14:textId="295200E5" w:rsidR="004A4421" w:rsidRDefault="004A4421" w:rsidP="004A4421">
      <w:pPr>
        <w:spacing w:line="360" w:lineRule="auto"/>
        <w:rPr>
          <w:sz w:val="22"/>
          <w:szCs w:val="24"/>
        </w:rPr>
      </w:pPr>
      <w:r w:rsidRPr="00E75329">
        <w:rPr>
          <w:sz w:val="22"/>
          <w:szCs w:val="24"/>
        </w:rPr>
        <w:t xml:space="preserve">Statistical method is an intuitive </w:t>
      </w:r>
      <w:r w:rsidR="00DE742A">
        <w:rPr>
          <w:sz w:val="22"/>
          <w:szCs w:val="24"/>
        </w:rPr>
        <w:t>technique which is easy to operate with</w:t>
      </w:r>
      <w:r w:rsidRPr="00E75329">
        <w:rPr>
          <w:sz w:val="22"/>
          <w:szCs w:val="24"/>
        </w:rPr>
        <w:t>.</w:t>
      </w:r>
      <w:r>
        <w:rPr>
          <w:sz w:val="22"/>
          <w:szCs w:val="24"/>
        </w:rPr>
        <w:t xml:space="preserve"> All of the features are first noted from the dataset</w:t>
      </w:r>
      <w:r w:rsidRPr="00E75329">
        <w:rPr>
          <w:sz w:val="22"/>
          <w:szCs w:val="24"/>
        </w:rPr>
        <w:t xml:space="preserve">. </w:t>
      </w:r>
      <w:r>
        <w:rPr>
          <w:sz w:val="22"/>
          <w:szCs w:val="24"/>
        </w:rPr>
        <w:t>Then, the number of appearances for each of the</w:t>
      </w:r>
      <w:r w:rsidR="00DE742A">
        <w:rPr>
          <w:sz w:val="22"/>
          <w:szCs w:val="24"/>
        </w:rPr>
        <w:t xml:space="preserve"> features</w:t>
      </w:r>
      <w:r>
        <w:rPr>
          <w:sz w:val="22"/>
          <w:szCs w:val="24"/>
        </w:rPr>
        <w:t xml:space="preserve"> is counted. T</w:t>
      </w:r>
      <w:r w:rsidRPr="00E75329">
        <w:rPr>
          <w:sz w:val="22"/>
          <w:szCs w:val="24"/>
        </w:rPr>
        <w:t xml:space="preserve">hreshold </w:t>
      </w:r>
      <w:r w:rsidRPr="009F450E">
        <w:rPr>
          <w:i/>
          <w:iCs/>
          <w:sz w:val="22"/>
          <w:szCs w:val="24"/>
        </w:rPr>
        <w:t>k</w:t>
      </w:r>
      <w:r w:rsidRPr="00E75329">
        <w:rPr>
          <w:sz w:val="22"/>
          <w:szCs w:val="24"/>
        </w:rPr>
        <w:t xml:space="preserve"> (such as 50, 100 or 500)</w:t>
      </w:r>
      <w:r>
        <w:rPr>
          <w:sz w:val="22"/>
          <w:szCs w:val="24"/>
        </w:rPr>
        <w:t xml:space="preserve"> is set</w:t>
      </w:r>
      <w:r w:rsidRPr="00E75329">
        <w:rPr>
          <w:sz w:val="22"/>
          <w:szCs w:val="24"/>
        </w:rPr>
        <w:t>, sort</w:t>
      </w:r>
      <w:r>
        <w:rPr>
          <w:sz w:val="22"/>
          <w:szCs w:val="24"/>
        </w:rPr>
        <w:t>ing</w:t>
      </w:r>
      <w:r w:rsidRPr="00E75329">
        <w:rPr>
          <w:sz w:val="22"/>
          <w:szCs w:val="24"/>
        </w:rPr>
        <w:t xml:space="preserve"> the </w:t>
      </w:r>
      <w:r w:rsidR="00DE742A">
        <w:rPr>
          <w:sz w:val="22"/>
          <w:szCs w:val="24"/>
        </w:rPr>
        <w:t>features</w:t>
      </w:r>
      <w:r w:rsidRPr="00E75329">
        <w:rPr>
          <w:sz w:val="22"/>
          <w:szCs w:val="24"/>
        </w:rPr>
        <w:t xml:space="preserve"> by </w:t>
      </w:r>
      <w:r>
        <w:rPr>
          <w:sz w:val="22"/>
          <w:szCs w:val="24"/>
        </w:rPr>
        <w:t>their</w:t>
      </w:r>
      <w:r w:rsidRPr="00E75329">
        <w:rPr>
          <w:sz w:val="22"/>
          <w:szCs w:val="24"/>
        </w:rPr>
        <w:t xml:space="preserve"> number of appearances, and the </w:t>
      </w:r>
      <w:r w:rsidR="00DE742A" w:rsidRPr="00E75329">
        <w:rPr>
          <w:sz w:val="22"/>
          <w:szCs w:val="24"/>
        </w:rPr>
        <w:t xml:space="preserve">top </w:t>
      </w:r>
      <w:r w:rsidR="00DE742A" w:rsidRPr="00DE742A">
        <w:rPr>
          <w:i/>
          <w:iCs/>
          <w:sz w:val="22"/>
          <w:szCs w:val="24"/>
        </w:rPr>
        <w:t>k</w:t>
      </w:r>
      <w:r w:rsidRPr="00E75329">
        <w:rPr>
          <w:sz w:val="22"/>
          <w:szCs w:val="24"/>
        </w:rPr>
        <w:t xml:space="preserve"> </w:t>
      </w:r>
      <w:r w:rsidR="00DE742A">
        <w:rPr>
          <w:sz w:val="22"/>
          <w:szCs w:val="24"/>
        </w:rPr>
        <w:t>most frequently appeared features</w:t>
      </w:r>
      <w:r>
        <w:rPr>
          <w:sz w:val="22"/>
          <w:szCs w:val="24"/>
        </w:rPr>
        <w:t xml:space="preserve"> are selected</w:t>
      </w:r>
      <w:r w:rsidRPr="00E75329">
        <w:rPr>
          <w:sz w:val="22"/>
          <w:szCs w:val="24"/>
        </w:rPr>
        <w:t xml:space="preserve"> as features</w:t>
      </w:r>
      <w:r>
        <w:rPr>
          <w:sz w:val="22"/>
          <w:szCs w:val="24"/>
        </w:rPr>
        <w:t xml:space="preserve"> of the model</w:t>
      </w:r>
      <w:r w:rsidRPr="00E75329">
        <w:rPr>
          <w:sz w:val="22"/>
          <w:szCs w:val="24"/>
        </w:rPr>
        <w:t>.</w:t>
      </w:r>
    </w:p>
    <w:p w14:paraId="6559EE8B" w14:textId="14D5AC2D" w:rsidR="004A4421" w:rsidRPr="004A4421" w:rsidRDefault="004A4421" w:rsidP="00E75329">
      <w:pPr>
        <w:spacing w:line="360" w:lineRule="auto"/>
        <w:rPr>
          <w:sz w:val="22"/>
          <w:szCs w:val="24"/>
        </w:rPr>
      </w:pPr>
      <w:r>
        <w:rPr>
          <w:sz w:val="22"/>
          <w:szCs w:val="24"/>
        </w:rPr>
        <w:t xml:space="preserve">Interpretation </w:t>
      </w:r>
      <w:r w:rsidRPr="00E75329">
        <w:rPr>
          <w:sz w:val="22"/>
          <w:szCs w:val="24"/>
        </w:rPr>
        <w:t xml:space="preserve">behind this </w:t>
      </w:r>
      <w:r w:rsidR="00DE742A">
        <w:rPr>
          <w:sz w:val="22"/>
          <w:szCs w:val="24"/>
        </w:rPr>
        <w:t>technique</w:t>
      </w:r>
      <w:r w:rsidRPr="00E75329">
        <w:rPr>
          <w:sz w:val="22"/>
          <w:szCs w:val="24"/>
        </w:rPr>
        <w:t xml:space="preserve"> is that in actual game, </w:t>
      </w:r>
      <w:r w:rsidR="00DE742A">
        <w:rPr>
          <w:sz w:val="22"/>
          <w:szCs w:val="24"/>
        </w:rPr>
        <w:t>players tend to pick the heroes’ combo which they thought is more powerful thus considered more reliable as the feature in model training process</w:t>
      </w:r>
      <w:r>
        <w:rPr>
          <w:sz w:val="22"/>
          <w:szCs w:val="24"/>
        </w:rPr>
        <w:t>.</w:t>
      </w:r>
    </w:p>
    <w:p w14:paraId="5177C9A1" w14:textId="132F55A2" w:rsidR="00E75329" w:rsidRPr="00E75329" w:rsidRDefault="00E75329" w:rsidP="00E75329">
      <w:pPr>
        <w:pStyle w:val="3"/>
        <w:numPr>
          <w:ilvl w:val="2"/>
          <w:numId w:val="1"/>
        </w:numPr>
        <w:spacing w:line="360" w:lineRule="auto"/>
        <w:rPr>
          <w:rFonts w:hint="eastAsia"/>
          <w:sz w:val="28"/>
          <w:szCs w:val="28"/>
        </w:rPr>
      </w:pPr>
      <w:r>
        <w:rPr>
          <w:sz w:val="28"/>
          <w:szCs w:val="28"/>
        </w:rPr>
        <w:t>Conclusion</w:t>
      </w:r>
    </w:p>
    <w:p w14:paraId="6B88864D" w14:textId="04F8C8B4" w:rsidR="008C4A6C" w:rsidRPr="00E75329" w:rsidRDefault="00E75329" w:rsidP="008C4A6C">
      <w:pPr>
        <w:spacing w:line="360" w:lineRule="auto"/>
        <w:rPr>
          <w:rFonts w:hint="eastAsia"/>
          <w:sz w:val="22"/>
          <w:szCs w:val="24"/>
        </w:rPr>
      </w:pPr>
      <w:del w:id="110" w:author="Sky" w:date="2021-01-18T00:13:00Z">
        <w:r>
          <w:rPr>
            <w:sz w:val="22"/>
            <w:szCs w:val="24"/>
          </w:rPr>
          <w:delText xml:space="preserve">Both </w:delText>
        </w:r>
      </w:del>
      <w:ins w:id="111" w:author="Sky" w:date="2021-01-18T00:13:00Z">
        <w:r>
          <w:rPr>
            <w:rFonts w:hint="eastAsia"/>
            <w:sz w:val="22"/>
            <w:szCs w:val="24"/>
          </w:rPr>
          <w:t xml:space="preserve">All these three </w:t>
        </w:r>
      </w:ins>
      <w:r>
        <w:rPr>
          <w:rFonts w:hint="eastAsia"/>
          <w:sz w:val="22"/>
          <w:szCs w:val="24"/>
        </w:rPr>
        <w:t xml:space="preserve">dimensionality reduction </w:t>
      </w:r>
      <w:r w:rsidR="00DE742A">
        <w:rPr>
          <w:sz w:val="22"/>
          <w:szCs w:val="24"/>
        </w:rPr>
        <w:t>techniques</w:t>
      </w:r>
      <w:r>
        <w:rPr>
          <w:rFonts w:hint="eastAsia"/>
          <w:sz w:val="22"/>
          <w:szCs w:val="24"/>
        </w:rPr>
        <w:t xml:space="preserve"> were tried</w:t>
      </w:r>
      <w:r w:rsidR="00DE742A">
        <w:rPr>
          <w:sz w:val="22"/>
          <w:szCs w:val="24"/>
        </w:rPr>
        <w:t xml:space="preserve"> among which </w:t>
      </w:r>
      <w:r>
        <w:rPr>
          <w:rFonts w:hint="eastAsia"/>
          <w:sz w:val="22"/>
          <w:szCs w:val="24"/>
        </w:rPr>
        <w:t xml:space="preserve">the statistical </w:t>
      </w:r>
      <w:r w:rsidR="00DE742A">
        <w:rPr>
          <w:sz w:val="22"/>
          <w:szCs w:val="24"/>
        </w:rPr>
        <w:t>technique</w:t>
      </w:r>
      <w:r>
        <w:rPr>
          <w:rFonts w:hint="eastAsia"/>
          <w:sz w:val="22"/>
          <w:szCs w:val="24"/>
        </w:rPr>
        <w:t xml:space="preserve"> gave out </w:t>
      </w:r>
      <w:r w:rsidR="00DE742A">
        <w:rPr>
          <w:sz w:val="22"/>
          <w:szCs w:val="24"/>
        </w:rPr>
        <w:t xml:space="preserve">the </w:t>
      </w:r>
      <w:r>
        <w:rPr>
          <w:rFonts w:hint="eastAsia"/>
          <w:sz w:val="22"/>
          <w:szCs w:val="24"/>
        </w:rPr>
        <w:t>be</w:t>
      </w:r>
      <w:r w:rsidR="009F450E">
        <w:rPr>
          <w:sz w:val="22"/>
          <w:szCs w:val="24"/>
        </w:rPr>
        <w:t>st</w:t>
      </w:r>
      <w:r>
        <w:rPr>
          <w:rFonts w:hint="eastAsia"/>
          <w:sz w:val="22"/>
          <w:szCs w:val="24"/>
        </w:rPr>
        <w:t xml:space="preserve"> result. Hence the approaches and implementations </w:t>
      </w:r>
      <w:r w:rsidR="009F450E">
        <w:rPr>
          <w:sz w:val="22"/>
          <w:szCs w:val="24"/>
        </w:rPr>
        <w:t>are</w:t>
      </w:r>
      <w:r>
        <w:rPr>
          <w:rFonts w:hint="eastAsia"/>
          <w:sz w:val="22"/>
          <w:szCs w:val="24"/>
        </w:rPr>
        <w:t xml:space="preserve"> based on statistical method described above.</w:t>
      </w:r>
    </w:p>
    <w:p w14:paraId="153B9B75" w14:textId="05D3A8C7" w:rsidR="008C4A6C" w:rsidRDefault="001C0BDC" w:rsidP="008C4A6C">
      <w:pPr>
        <w:spacing w:line="360" w:lineRule="auto"/>
        <w:rPr>
          <w:sz w:val="22"/>
          <w:szCs w:val="24"/>
        </w:rPr>
      </w:pPr>
      <w:r>
        <w:rPr>
          <w:rFonts w:hint="eastAsia"/>
          <w:noProof/>
          <w:sz w:val="22"/>
          <w:szCs w:val="24"/>
        </w:rPr>
        <w:drawing>
          <wp:anchor distT="0" distB="0" distL="114300" distR="114300" simplePos="0" relativeHeight="251693056" behindDoc="0" locked="0" layoutInCell="1" allowOverlap="1" wp14:anchorId="5C998C2E" wp14:editId="2364358D">
            <wp:simplePos x="0" y="0"/>
            <wp:positionH relativeFrom="margin">
              <wp:align>center</wp:align>
            </wp:positionH>
            <wp:positionV relativeFrom="paragraph">
              <wp:posOffset>1082675</wp:posOffset>
            </wp:positionV>
            <wp:extent cx="1941195" cy="1045210"/>
            <wp:effectExtent l="0" t="0" r="1905" b="2540"/>
            <wp:wrapTopAndBottom/>
            <wp:docPr id="3" name="334E55B0-647D-440b-865C-3EC943EB4CBC-4" descr="C:/Users/nachtsky/AppData/Local/Temp/qt_temp.Q15528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4" descr="C:/Users/nachtsky/AppData/Local/Temp/qt_temp.Q15528qt_temp"/>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1195" cy="1045210"/>
                    </a:xfrm>
                    <a:prstGeom prst="rect">
                      <a:avLst/>
                    </a:prstGeom>
                  </pic:spPr>
                </pic:pic>
              </a:graphicData>
            </a:graphic>
            <wp14:sizeRelH relativeFrom="page">
              <wp14:pctWidth>0</wp14:pctWidth>
            </wp14:sizeRelH>
            <wp14:sizeRelV relativeFrom="page">
              <wp14:pctHeight>0</wp14:pctHeight>
            </wp14:sizeRelV>
          </wp:anchor>
        </w:drawing>
      </w:r>
      <w:r w:rsidR="008C4A6C">
        <w:rPr>
          <w:rFonts w:hint="eastAsia"/>
          <w:sz w:val="22"/>
          <w:szCs w:val="24"/>
        </w:rPr>
        <w:t xml:space="preserve">After feature engineering, </w:t>
      </w:r>
      <w:r w:rsidR="00DE742A">
        <w:rPr>
          <w:sz w:val="22"/>
          <w:szCs w:val="24"/>
        </w:rPr>
        <w:t xml:space="preserve">dataset </w:t>
      </w:r>
      <w:r w:rsidR="008C4A6C">
        <w:rPr>
          <w:rFonts w:hint="eastAsia"/>
          <w:sz w:val="22"/>
          <w:szCs w:val="24"/>
        </w:rPr>
        <w:t xml:space="preserve">is converted into a 238-dimensional </w:t>
      </w:r>
      <w:r w:rsidR="00DE742A">
        <w:rPr>
          <w:sz w:val="22"/>
          <w:szCs w:val="24"/>
        </w:rPr>
        <w:t>matrix</w:t>
      </w:r>
      <w:r w:rsidR="008C4A6C">
        <w:rPr>
          <w:rFonts w:hint="eastAsia"/>
          <w:sz w:val="22"/>
          <w:szCs w:val="24"/>
        </w:rPr>
        <w:t>(tak</w:t>
      </w:r>
      <w:r w:rsidR="009F450E">
        <w:rPr>
          <w:sz w:val="22"/>
          <w:szCs w:val="24"/>
        </w:rPr>
        <w:t>ing</w:t>
      </w:r>
      <w:r w:rsidR="008C4A6C">
        <w:rPr>
          <w:rFonts w:hint="eastAsia"/>
          <w:sz w:val="22"/>
          <w:szCs w:val="24"/>
        </w:rPr>
        <w:t xml:space="preserve"> 50 he</w:t>
      </w:r>
      <w:r w:rsidR="009F450E">
        <w:rPr>
          <w:sz w:val="22"/>
          <w:szCs w:val="24"/>
        </w:rPr>
        <w:t>roes' combo</w:t>
      </w:r>
      <w:r w:rsidR="008C4A6C">
        <w:rPr>
          <w:rFonts w:hint="eastAsia"/>
          <w:sz w:val="22"/>
          <w:szCs w:val="24"/>
        </w:rPr>
        <w:t xml:space="preserve"> as an example). The details are as follows</w:t>
      </w:r>
      <w:r>
        <w:rPr>
          <w:sz w:val="22"/>
          <w:szCs w:val="24"/>
        </w:rPr>
        <w:t xml:space="preserve"> w</w:t>
      </w:r>
      <w:r w:rsidR="008C4A6C">
        <w:rPr>
          <w:rFonts w:hint="eastAsia"/>
          <w:sz w:val="22"/>
          <w:szCs w:val="24"/>
        </w:rPr>
        <w:t xml:space="preserve">here </w:t>
      </w:r>
      <w:r w:rsidR="008C4A6C" w:rsidRPr="009F450E">
        <w:rPr>
          <w:rFonts w:hint="eastAsia"/>
          <w:i/>
          <w:iCs/>
          <w:sz w:val="22"/>
          <w:szCs w:val="24"/>
        </w:rPr>
        <w:t>m</w:t>
      </w:r>
      <w:r w:rsidR="008C4A6C">
        <w:rPr>
          <w:rFonts w:hint="eastAsia"/>
          <w:sz w:val="22"/>
          <w:szCs w:val="24"/>
        </w:rPr>
        <w:t xml:space="preserve"> equals to 238, and </w:t>
      </w:r>
      <w:r w:rsidR="008C4A6C" w:rsidRPr="009F450E">
        <w:rPr>
          <w:rFonts w:hint="eastAsia"/>
          <w:i/>
          <w:iCs/>
          <w:sz w:val="22"/>
          <w:szCs w:val="24"/>
        </w:rPr>
        <w:t>n</w:t>
      </w:r>
      <w:r w:rsidR="008C4A6C">
        <w:rPr>
          <w:rFonts w:hint="eastAsia"/>
          <w:sz w:val="22"/>
          <w:szCs w:val="24"/>
        </w:rPr>
        <w:t xml:space="preserve"> represents the number of samples in the dataset.</w:t>
      </w:r>
    </w:p>
    <w:p w14:paraId="3A246FBA" w14:textId="6712971F" w:rsidR="00BF062E" w:rsidRDefault="009C4857" w:rsidP="008C4A6C">
      <w:pPr>
        <w:pStyle w:val="3"/>
        <w:numPr>
          <w:ilvl w:val="1"/>
          <w:numId w:val="1"/>
        </w:numPr>
        <w:spacing w:line="360" w:lineRule="auto"/>
        <w:rPr>
          <w:szCs w:val="32"/>
        </w:rPr>
      </w:pPr>
      <w:r>
        <w:rPr>
          <w:szCs w:val="32"/>
        </w:rPr>
        <w:t>Selection of estimators</w:t>
      </w:r>
    </w:p>
    <w:p w14:paraId="50435FD9" w14:textId="77777777" w:rsidR="009C4857" w:rsidRDefault="009C4857" w:rsidP="00DA72D2">
      <w:pPr>
        <w:spacing w:line="360" w:lineRule="auto"/>
        <w:rPr>
          <w:sz w:val="22"/>
          <w:szCs w:val="24"/>
        </w:rPr>
      </w:pPr>
      <w:r>
        <w:rPr>
          <w:sz w:val="22"/>
          <w:szCs w:val="24"/>
        </w:rPr>
        <w:t>Estimators</w:t>
      </w:r>
      <w:r w:rsidR="00DA72D2">
        <w:rPr>
          <w:sz w:val="22"/>
          <w:szCs w:val="24"/>
        </w:rPr>
        <w:t>, generally speaking, are kinds of functions mapping the input data with the output ones. A basic premise is that there exists relationship between</w:t>
      </w:r>
      <w:r w:rsidR="00E17E76">
        <w:rPr>
          <w:sz w:val="22"/>
          <w:szCs w:val="24"/>
        </w:rPr>
        <w:t xml:space="preserve"> the</w:t>
      </w:r>
      <w:r w:rsidR="00DA72D2">
        <w:rPr>
          <w:sz w:val="22"/>
          <w:szCs w:val="24"/>
        </w:rPr>
        <w:t xml:space="preserve"> input and</w:t>
      </w:r>
      <w:r w:rsidR="00E17E76">
        <w:rPr>
          <w:sz w:val="22"/>
          <w:szCs w:val="24"/>
        </w:rPr>
        <w:t xml:space="preserve"> the</w:t>
      </w:r>
      <w:r w:rsidR="00DA72D2">
        <w:rPr>
          <w:sz w:val="22"/>
          <w:szCs w:val="24"/>
        </w:rPr>
        <w:t xml:space="preserve"> output, matching certain functions.</w:t>
      </w:r>
    </w:p>
    <w:p w14:paraId="5A749FEB" w14:textId="08D668BB" w:rsidR="00DA72D2" w:rsidRDefault="00DA72D2" w:rsidP="00DA72D2">
      <w:pPr>
        <w:spacing w:line="360" w:lineRule="auto"/>
        <w:rPr>
          <w:sz w:val="22"/>
          <w:szCs w:val="24"/>
        </w:rPr>
      </w:pPr>
      <w:r>
        <w:rPr>
          <w:sz w:val="22"/>
          <w:szCs w:val="24"/>
        </w:rPr>
        <w:t>Then</w:t>
      </w:r>
      <w:r w:rsidR="009C4857">
        <w:rPr>
          <w:sz w:val="22"/>
          <w:szCs w:val="24"/>
        </w:rPr>
        <w:t>,</w:t>
      </w:r>
      <w:r>
        <w:rPr>
          <w:sz w:val="22"/>
          <w:szCs w:val="24"/>
        </w:rPr>
        <w:t xml:space="preserve"> the process of training model can be described as the process of determining the parameters in the functions. For example, there is a function written in the form of:</w:t>
      </w:r>
    </w:p>
    <w:p w14:paraId="4727DE1A" w14:textId="77777777" w:rsidR="00DA72D2" w:rsidRPr="00E23C4B" w:rsidRDefault="00DA72D2" w:rsidP="00DA72D2">
      <w:pPr>
        <w:spacing w:line="360" w:lineRule="auto"/>
        <w:rPr>
          <w:sz w:val="22"/>
          <w:szCs w:val="24"/>
        </w:rPr>
      </w:pPr>
      <m:oMathPara>
        <m:oMath>
          <m:r>
            <w:rPr>
              <w:rFonts w:ascii="Cambria Math" w:hAnsi="Cambria Math"/>
              <w:sz w:val="22"/>
              <w:szCs w:val="24"/>
            </w:rPr>
            <m:t>f</m:t>
          </m:r>
          <m:d>
            <m:dPr>
              <m:ctrlPr>
                <w:rPr>
                  <w:rFonts w:ascii="Cambria Math" w:hAnsi="Cambria Math"/>
                  <w:i/>
                  <w:sz w:val="22"/>
                  <w:szCs w:val="24"/>
                </w:rPr>
              </m:ctrlPr>
            </m:dPr>
            <m:e>
              <m:r>
                <w:rPr>
                  <w:rFonts w:ascii="Cambria Math" w:hAnsi="Cambria Math"/>
                  <w:sz w:val="22"/>
                  <w:szCs w:val="24"/>
                </w:rPr>
                <m:t>x</m:t>
              </m:r>
            </m:e>
          </m:d>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w</m:t>
              </m:r>
            </m:e>
            <m:sub>
              <m:r>
                <w:rPr>
                  <w:rFonts w:ascii="Cambria Math" w:hAnsi="Cambria Math"/>
                  <w:sz w:val="22"/>
                  <w:szCs w:val="24"/>
                </w:rPr>
                <m:t>1</m:t>
              </m:r>
            </m:sub>
          </m:sSub>
          <m:sSub>
            <m:sSubPr>
              <m:ctrlPr>
                <w:rPr>
                  <w:rFonts w:ascii="Cambria Math" w:hAnsi="Cambria Math"/>
                  <w:i/>
                  <w:sz w:val="22"/>
                  <w:szCs w:val="24"/>
                </w:rPr>
              </m:ctrlPr>
            </m:sSubPr>
            <m:e>
              <m:r>
                <w:rPr>
                  <w:rFonts w:ascii="Cambria Math" w:hAnsi="Cambria Math"/>
                  <w:sz w:val="22"/>
                  <w:szCs w:val="24"/>
                </w:rPr>
                <m:t>x</m:t>
              </m:r>
            </m:e>
            <m:sub>
              <m:r>
                <w:rPr>
                  <w:rFonts w:ascii="Cambria Math" w:hAnsi="Cambria Math"/>
                  <w:sz w:val="22"/>
                  <w:szCs w:val="24"/>
                </w:rPr>
                <m:t>1</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w</m:t>
              </m:r>
            </m:e>
            <m:sub>
              <m:r>
                <w:rPr>
                  <w:rFonts w:ascii="Cambria Math" w:hAnsi="Cambria Math"/>
                  <w:sz w:val="22"/>
                  <w:szCs w:val="24"/>
                </w:rPr>
                <m:t>2</m:t>
              </m:r>
            </m:sub>
          </m:sSub>
          <m:sSub>
            <m:sSubPr>
              <m:ctrlPr>
                <w:rPr>
                  <w:rFonts w:ascii="Cambria Math" w:hAnsi="Cambria Math"/>
                  <w:i/>
                  <w:sz w:val="22"/>
                  <w:szCs w:val="24"/>
                </w:rPr>
              </m:ctrlPr>
            </m:sSubPr>
            <m:e>
              <m:r>
                <w:rPr>
                  <w:rFonts w:ascii="Cambria Math" w:hAnsi="Cambria Math"/>
                  <w:sz w:val="22"/>
                  <w:szCs w:val="24"/>
                </w:rPr>
                <m:t>x</m:t>
              </m:r>
            </m:e>
            <m:sub>
              <m:r>
                <w:rPr>
                  <w:rFonts w:ascii="Cambria Math" w:hAnsi="Cambria Math"/>
                  <w:sz w:val="22"/>
                  <w:szCs w:val="24"/>
                </w:rPr>
                <m:t>2</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w</m:t>
              </m:r>
            </m:e>
            <m:sub>
              <m:r>
                <w:rPr>
                  <w:rFonts w:ascii="Cambria Math" w:hAnsi="Cambria Math"/>
                  <w:sz w:val="22"/>
                  <w:szCs w:val="24"/>
                </w:rPr>
                <m:t>3</m:t>
              </m:r>
            </m:sub>
          </m:sSub>
          <m:sSub>
            <m:sSubPr>
              <m:ctrlPr>
                <w:rPr>
                  <w:rFonts w:ascii="Cambria Math" w:hAnsi="Cambria Math"/>
                  <w:i/>
                  <w:sz w:val="22"/>
                  <w:szCs w:val="24"/>
                </w:rPr>
              </m:ctrlPr>
            </m:sSubPr>
            <m:e>
              <m:r>
                <w:rPr>
                  <w:rFonts w:ascii="Cambria Math" w:hAnsi="Cambria Math"/>
                  <w:sz w:val="22"/>
                  <w:szCs w:val="24"/>
                </w:rPr>
                <m:t>x</m:t>
              </m:r>
            </m:e>
            <m:sub>
              <m:r>
                <w:rPr>
                  <w:rFonts w:ascii="Cambria Math" w:hAnsi="Cambria Math"/>
                  <w:sz w:val="22"/>
                  <w:szCs w:val="24"/>
                </w:rPr>
                <m:t>3</m:t>
              </m:r>
            </m:sub>
          </m:sSub>
        </m:oMath>
      </m:oMathPara>
    </w:p>
    <w:p w14:paraId="3FAB9BE6" w14:textId="3A62AC3C" w:rsidR="00E17E76" w:rsidRDefault="00DA72D2" w:rsidP="00525D0E">
      <w:pPr>
        <w:spacing w:line="360" w:lineRule="auto"/>
        <w:rPr>
          <w:sz w:val="22"/>
          <w:szCs w:val="24"/>
        </w:rPr>
      </w:pPr>
      <w:r>
        <w:rPr>
          <w:sz w:val="22"/>
          <w:szCs w:val="24"/>
        </w:rPr>
        <w:lastRenderedPageBreak/>
        <w:t xml:space="preserve">Training model is actually the process of determining the parameter </w:t>
      </w:r>
      <w:r w:rsidRPr="00E23C4B">
        <w:rPr>
          <w:i/>
          <w:iCs/>
          <w:sz w:val="22"/>
          <w:szCs w:val="24"/>
        </w:rPr>
        <w:t>w</w:t>
      </w:r>
      <w:r>
        <w:rPr>
          <w:i/>
          <w:iCs/>
          <w:sz w:val="22"/>
          <w:szCs w:val="24"/>
        </w:rPr>
        <w:t xml:space="preserve"> </w:t>
      </w:r>
      <w:r>
        <w:rPr>
          <w:sz w:val="22"/>
          <w:szCs w:val="24"/>
        </w:rPr>
        <w:t xml:space="preserve">with corresponding input </w:t>
      </w:r>
      <w:r>
        <w:rPr>
          <w:i/>
          <w:iCs/>
          <w:sz w:val="22"/>
          <w:szCs w:val="24"/>
        </w:rPr>
        <w:t>x</w:t>
      </w:r>
      <w:r>
        <w:rPr>
          <w:sz w:val="22"/>
          <w:szCs w:val="24"/>
        </w:rPr>
        <w:t xml:space="preserve">. </w:t>
      </w:r>
      <w:r w:rsidR="00E17E76">
        <w:rPr>
          <w:sz w:val="22"/>
          <w:szCs w:val="24"/>
        </w:rPr>
        <w:t xml:space="preserve">To generate reliable model, </w:t>
      </w:r>
      <w:r w:rsidR="00D95A14">
        <w:rPr>
          <w:sz w:val="22"/>
          <w:szCs w:val="24"/>
        </w:rPr>
        <w:t>the</w:t>
      </w:r>
      <w:r w:rsidR="00E17E76">
        <w:rPr>
          <w:sz w:val="22"/>
          <w:szCs w:val="24"/>
        </w:rPr>
        <w:t xml:space="preserve"> core of </w:t>
      </w:r>
      <w:r w:rsidR="009C4857">
        <w:rPr>
          <w:sz w:val="22"/>
          <w:szCs w:val="24"/>
        </w:rPr>
        <w:t>model training</w:t>
      </w:r>
      <w:r w:rsidR="00E17E76">
        <w:rPr>
          <w:sz w:val="22"/>
          <w:szCs w:val="24"/>
        </w:rPr>
        <w:t xml:space="preserve"> begins with the selection of certain functions which are the estimators in Scikit-learn.</w:t>
      </w:r>
    </w:p>
    <w:p w14:paraId="428FE0AF" w14:textId="7831A67B" w:rsidR="00E17E76" w:rsidRPr="00E17E76" w:rsidRDefault="009C4857" w:rsidP="00525D0E">
      <w:pPr>
        <w:spacing w:line="360" w:lineRule="auto"/>
        <w:rPr>
          <w:sz w:val="22"/>
          <w:szCs w:val="24"/>
        </w:rPr>
      </w:pPr>
      <w:r>
        <w:rPr>
          <w:sz w:val="22"/>
          <w:szCs w:val="24"/>
        </w:rPr>
        <w:t>In this case</w:t>
      </w:r>
      <w:r w:rsidR="00E17E76">
        <w:rPr>
          <w:sz w:val="22"/>
          <w:szCs w:val="24"/>
        </w:rPr>
        <w:t>, hyper parameters are introduced which are</w:t>
      </w:r>
      <w:r w:rsidR="001C0BDC">
        <w:rPr>
          <w:sz w:val="22"/>
          <w:szCs w:val="24"/>
        </w:rPr>
        <w:t xml:space="preserve"> variables</w:t>
      </w:r>
      <w:r w:rsidR="00E17E76">
        <w:rPr>
          <w:sz w:val="22"/>
          <w:szCs w:val="24"/>
        </w:rPr>
        <w:t xml:space="preserve"> pre-defined bound with the estimators. </w:t>
      </w:r>
      <w:r w:rsidR="001C0BDC">
        <w:rPr>
          <w:sz w:val="22"/>
          <w:szCs w:val="24"/>
        </w:rPr>
        <w:t xml:space="preserve">Each estimator would have different number of hyper parameters. </w:t>
      </w:r>
      <w:r w:rsidR="00E17E76">
        <w:rPr>
          <w:sz w:val="22"/>
          <w:szCs w:val="24"/>
        </w:rPr>
        <w:t xml:space="preserve">The process of selecting estimators is actually the process of fine-tuning the hyper parameters of estimators to see if the parameter </w:t>
      </w:r>
      <w:r w:rsidR="00E17E76" w:rsidRPr="00E17E76">
        <w:rPr>
          <w:i/>
          <w:iCs/>
          <w:sz w:val="22"/>
          <w:szCs w:val="24"/>
        </w:rPr>
        <w:t>w</w:t>
      </w:r>
      <w:r w:rsidR="00E17E76">
        <w:rPr>
          <w:i/>
          <w:iCs/>
          <w:sz w:val="22"/>
          <w:szCs w:val="24"/>
        </w:rPr>
        <w:t xml:space="preserve"> </w:t>
      </w:r>
      <w:r w:rsidR="00E17E76">
        <w:rPr>
          <w:sz w:val="22"/>
          <w:szCs w:val="24"/>
        </w:rPr>
        <w:t xml:space="preserve">derived could best describe the mapping relationship between the input and the output, resulting in </w:t>
      </w:r>
      <w:r w:rsidR="00D95A14">
        <w:rPr>
          <w:sz w:val="22"/>
          <w:szCs w:val="24"/>
        </w:rPr>
        <w:t xml:space="preserve">the </w:t>
      </w:r>
      <w:r w:rsidR="00E17E76">
        <w:rPr>
          <w:sz w:val="22"/>
          <w:szCs w:val="24"/>
        </w:rPr>
        <w:t>performance of model</w:t>
      </w:r>
      <w:r w:rsidR="00D95A14">
        <w:rPr>
          <w:sz w:val="22"/>
          <w:szCs w:val="24"/>
        </w:rPr>
        <w:t xml:space="preserve"> generated</w:t>
      </w:r>
      <w:r w:rsidR="00E17E76">
        <w:rPr>
          <w:sz w:val="22"/>
          <w:szCs w:val="24"/>
        </w:rPr>
        <w:t>.</w:t>
      </w:r>
    </w:p>
    <w:p w14:paraId="45B9CAD1" w14:textId="76764C71" w:rsidR="0083394C" w:rsidRPr="00D95A14" w:rsidRDefault="00D95A14" w:rsidP="00D95A14">
      <w:pPr>
        <w:spacing w:line="360" w:lineRule="auto"/>
        <w:rPr>
          <w:rFonts w:hint="eastAsia"/>
          <w:sz w:val="22"/>
          <w:szCs w:val="24"/>
        </w:rPr>
      </w:pPr>
      <w:r>
        <w:rPr>
          <w:sz w:val="22"/>
          <w:szCs w:val="24"/>
        </w:rPr>
        <w:t>In this project, t</w:t>
      </w:r>
      <w:r w:rsidR="00BF062E" w:rsidRPr="0083394C">
        <w:rPr>
          <w:sz w:val="22"/>
          <w:szCs w:val="24"/>
        </w:rPr>
        <w:t xml:space="preserve">hree </w:t>
      </w:r>
      <w:r>
        <w:rPr>
          <w:sz w:val="22"/>
          <w:szCs w:val="24"/>
        </w:rPr>
        <w:t>estimators</w:t>
      </w:r>
      <w:r w:rsidR="00BF062E" w:rsidRPr="0083394C">
        <w:rPr>
          <w:sz w:val="22"/>
          <w:szCs w:val="24"/>
        </w:rPr>
        <w:t>, namely</w:t>
      </w:r>
      <w:r>
        <w:rPr>
          <w:sz w:val="22"/>
          <w:szCs w:val="24"/>
        </w:rPr>
        <w:t xml:space="preserve"> the</w:t>
      </w:r>
      <w:r w:rsidR="00BF062E" w:rsidRPr="0083394C">
        <w:rPr>
          <w:sz w:val="22"/>
          <w:szCs w:val="24"/>
        </w:rPr>
        <w:t xml:space="preserve"> logistic regression with weight decay, </w:t>
      </w:r>
      <w:r>
        <w:rPr>
          <w:sz w:val="22"/>
          <w:szCs w:val="24"/>
        </w:rPr>
        <w:t xml:space="preserve">the </w:t>
      </w:r>
      <w:r w:rsidR="00BF062E" w:rsidRPr="0083394C">
        <w:rPr>
          <w:sz w:val="22"/>
          <w:szCs w:val="24"/>
        </w:rPr>
        <w:t xml:space="preserve">decision tree and </w:t>
      </w:r>
      <w:r>
        <w:rPr>
          <w:sz w:val="22"/>
          <w:szCs w:val="24"/>
        </w:rPr>
        <w:t xml:space="preserve">the </w:t>
      </w:r>
      <w:r w:rsidR="00BF062E" w:rsidRPr="0083394C">
        <w:rPr>
          <w:sz w:val="22"/>
          <w:szCs w:val="24"/>
        </w:rPr>
        <w:t>support vector machine</w:t>
      </w:r>
      <w:r>
        <w:rPr>
          <w:sz w:val="22"/>
          <w:szCs w:val="24"/>
        </w:rPr>
        <w:t>, short for SVM are</w:t>
      </w:r>
      <w:r w:rsidR="00BF062E" w:rsidRPr="0083394C">
        <w:rPr>
          <w:sz w:val="22"/>
          <w:szCs w:val="24"/>
        </w:rPr>
        <w:t xml:space="preserve"> </w:t>
      </w:r>
      <w:r>
        <w:rPr>
          <w:sz w:val="22"/>
          <w:szCs w:val="24"/>
        </w:rPr>
        <w:t>introduced as follow</w:t>
      </w:r>
      <w:r w:rsidR="00BF062E" w:rsidRPr="0083394C">
        <w:rPr>
          <w:sz w:val="22"/>
          <w:szCs w:val="24"/>
        </w:rPr>
        <w:t>.</w:t>
      </w:r>
    </w:p>
    <w:p w14:paraId="3BD4EFCB" w14:textId="6E82DFB0" w:rsidR="008C4A6C" w:rsidRPr="00BF062E" w:rsidRDefault="00BF062E" w:rsidP="008C4A6C">
      <w:pPr>
        <w:pStyle w:val="3"/>
        <w:numPr>
          <w:ilvl w:val="2"/>
          <w:numId w:val="1"/>
        </w:numPr>
        <w:spacing w:line="360" w:lineRule="auto"/>
        <w:rPr>
          <w:rFonts w:hint="eastAsia"/>
          <w:sz w:val="28"/>
          <w:szCs w:val="28"/>
        </w:rPr>
      </w:pPr>
      <w:r>
        <w:rPr>
          <w:sz w:val="28"/>
          <w:szCs w:val="28"/>
        </w:rPr>
        <w:t xml:space="preserve">Logistic Regression </w:t>
      </w:r>
      <w:r w:rsidR="00525D0E">
        <w:rPr>
          <w:sz w:val="28"/>
          <w:szCs w:val="28"/>
        </w:rPr>
        <w:t>with Weight Decay</w:t>
      </w:r>
    </w:p>
    <w:p w14:paraId="654AAE48" w14:textId="0D397981" w:rsidR="0083394C" w:rsidRPr="0083394C" w:rsidRDefault="0083394C" w:rsidP="00525D0E">
      <w:pPr>
        <w:spacing w:line="360" w:lineRule="auto"/>
        <w:rPr>
          <w:b/>
          <w:bCs/>
          <w:sz w:val="24"/>
          <w:szCs w:val="24"/>
        </w:rPr>
      </w:pPr>
      <w:r w:rsidRPr="0083394C">
        <w:rPr>
          <w:rFonts w:hint="eastAsia"/>
          <w:b/>
          <w:bCs/>
          <w:sz w:val="24"/>
          <w:szCs w:val="24"/>
        </w:rPr>
        <w:t>L</w:t>
      </w:r>
      <w:r w:rsidRPr="0083394C">
        <w:rPr>
          <w:b/>
          <w:bCs/>
          <w:sz w:val="24"/>
          <w:szCs w:val="24"/>
        </w:rPr>
        <w:t>ogistic Regression</w:t>
      </w:r>
    </w:p>
    <w:p w14:paraId="5911B90A" w14:textId="6BB26A8F" w:rsidR="00525D0E" w:rsidRDefault="00525D0E" w:rsidP="00525D0E">
      <w:pPr>
        <w:spacing w:line="360" w:lineRule="auto"/>
        <w:rPr>
          <w:sz w:val="22"/>
          <w:szCs w:val="24"/>
        </w:rPr>
      </w:pPr>
      <w:r>
        <w:rPr>
          <w:rFonts w:hint="eastAsia"/>
          <w:sz w:val="22"/>
          <w:szCs w:val="24"/>
        </w:rPr>
        <w:t xml:space="preserve">Logistic regression, despite its name, is a linear </w:t>
      </w:r>
      <w:r w:rsidR="0083394C">
        <w:rPr>
          <w:sz w:val="22"/>
          <w:szCs w:val="24"/>
        </w:rPr>
        <w:t>estimator</w:t>
      </w:r>
      <w:r>
        <w:rPr>
          <w:rFonts w:hint="eastAsia"/>
          <w:sz w:val="22"/>
          <w:szCs w:val="24"/>
        </w:rPr>
        <w:t xml:space="preserve"> for classification rather than </w:t>
      </w:r>
      <w:r w:rsidR="0083394C">
        <w:rPr>
          <w:sz w:val="22"/>
          <w:szCs w:val="24"/>
        </w:rPr>
        <w:t xml:space="preserve">a </w:t>
      </w:r>
      <w:r>
        <w:rPr>
          <w:rFonts w:hint="eastAsia"/>
          <w:sz w:val="22"/>
          <w:szCs w:val="24"/>
        </w:rPr>
        <w:t>regression</w:t>
      </w:r>
      <w:r w:rsidR="0083394C">
        <w:rPr>
          <w:sz w:val="22"/>
          <w:szCs w:val="24"/>
        </w:rPr>
        <w:t xml:space="preserve"> one</w:t>
      </w:r>
      <w:r>
        <w:rPr>
          <w:rFonts w:hint="eastAsia"/>
          <w:sz w:val="22"/>
          <w:szCs w:val="24"/>
        </w:rPr>
        <w:t>. Logistic regression is also known in the literature as logit regression, maximum-entropy classification</w:t>
      </w:r>
      <w:del w:id="112" w:author="Sky" w:date="2021-01-17T22:14:00Z">
        <w:r>
          <w:rPr>
            <w:rFonts w:hint="eastAsia"/>
            <w:sz w:val="22"/>
            <w:szCs w:val="24"/>
          </w:rPr>
          <w:delText xml:space="preserve"> (Max</w:delText>
        </w:r>
        <w:r>
          <w:rPr>
            <w:sz w:val="22"/>
            <w:szCs w:val="24"/>
          </w:rPr>
          <w:delText xml:space="preserve"> </w:delText>
        </w:r>
        <w:r>
          <w:rPr>
            <w:rFonts w:hint="eastAsia"/>
            <w:sz w:val="22"/>
            <w:szCs w:val="24"/>
          </w:rPr>
          <w:delText>Ent)</w:delText>
        </w:r>
      </w:del>
      <w:r>
        <w:rPr>
          <w:rFonts w:hint="eastAsia"/>
          <w:sz w:val="22"/>
          <w:szCs w:val="24"/>
        </w:rPr>
        <w:t xml:space="preserve"> or the log-linear classifier. In this </w:t>
      </w:r>
      <w:r w:rsidR="0083394C">
        <w:rPr>
          <w:sz w:val="22"/>
          <w:szCs w:val="24"/>
        </w:rPr>
        <w:t>estimator</w:t>
      </w:r>
      <w:r>
        <w:rPr>
          <w:rFonts w:hint="eastAsia"/>
          <w:sz w:val="22"/>
          <w:szCs w:val="24"/>
        </w:rPr>
        <w:t>, the probabilities describing the possible outcomes of a single trial are modeled using a</w:t>
      </w:r>
      <w:r>
        <w:rPr>
          <w:sz w:val="22"/>
          <w:szCs w:val="24"/>
        </w:rPr>
        <w:t> </w:t>
      </w:r>
      <w:hyperlink r:id="rId35" w:history="1">
        <w:r>
          <w:rPr>
            <w:sz w:val="22"/>
            <w:szCs w:val="24"/>
          </w:rPr>
          <w:t>logistic function</w:t>
        </w:r>
      </w:hyperlink>
      <w:r>
        <w:rPr>
          <w:sz w:val="22"/>
          <w:szCs w:val="24"/>
        </w:rPr>
        <w:t>.</w:t>
      </w:r>
    </w:p>
    <w:p w14:paraId="1D85F88F" w14:textId="057B0F4E" w:rsidR="00525D0E" w:rsidRDefault="00525D0E" w:rsidP="00525D0E">
      <w:pPr>
        <w:spacing w:line="360" w:lineRule="auto"/>
        <w:rPr>
          <w:rFonts w:hint="eastAsia"/>
          <w:sz w:val="22"/>
          <w:szCs w:val="24"/>
        </w:rPr>
      </w:pPr>
      <w:ins w:id="113" w:author="Sky" w:date="2021-01-17T22:19:00Z">
        <w:r>
          <w:rPr>
            <w:sz w:val="22"/>
            <w:szCs w:val="24"/>
            <w:rPrChange w:id="114" w:author="Sky" w:date="2021-01-17T22:19:00Z">
              <w:rPr>
                <w:rFonts w:ascii="Helvetica" w:eastAsia="Helvetica" w:hAnsi="Helvetica" w:cs="Helvetica"/>
                <w:color w:val="223C50"/>
                <w:sz w:val="27"/>
                <w:szCs w:val="27"/>
                <w:shd w:val="clear" w:color="auto" w:fill="FFFFFF"/>
              </w:rPr>
            </w:rPrChange>
          </w:rPr>
          <w:t xml:space="preserve">Logistic regression is </w:t>
        </w:r>
      </w:ins>
      <w:r w:rsidR="00D95A14">
        <w:rPr>
          <w:sz w:val="22"/>
          <w:szCs w:val="24"/>
        </w:rPr>
        <w:t>applied for it is easier</w:t>
      </w:r>
      <w:ins w:id="115" w:author="Sky" w:date="2021-01-17T22:19:00Z">
        <w:r>
          <w:rPr>
            <w:sz w:val="22"/>
            <w:szCs w:val="24"/>
            <w:rPrChange w:id="116" w:author="Sky" w:date="2021-01-17T22:19:00Z">
              <w:rPr>
                <w:rFonts w:ascii="Helvetica" w:eastAsia="Helvetica" w:hAnsi="Helvetica" w:cs="Helvetica"/>
                <w:color w:val="223C50"/>
                <w:sz w:val="27"/>
                <w:szCs w:val="27"/>
                <w:shd w:val="clear" w:color="auto" w:fill="FFFFFF"/>
              </w:rPr>
            </w:rPrChange>
          </w:rPr>
          <w:t xml:space="preserve"> to train and implement as compared to other methods.</w:t>
        </w:r>
      </w:ins>
      <w:ins w:id="117" w:author="Sky" w:date="2021-01-17T22:22:00Z">
        <w:r>
          <w:rPr>
            <w:rFonts w:hint="eastAsia"/>
            <w:sz w:val="22"/>
            <w:szCs w:val="24"/>
          </w:rPr>
          <w:t xml:space="preserve"> Meanwhile, logistic regression works well for cases that is linearly separable</w:t>
        </w:r>
      </w:ins>
      <w:r w:rsidR="00D95A14">
        <w:rPr>
          <w:sz w:val="22"/>
          <w:szCs w:val="24"/>
        </w:rPr>
        <w:t>. I</w:t>
      </w:r>
      <w:ins w:id="118" w:author="Sky" w:date="2021-01-17T22:22:00Z">
        <w:r>
          <w:rPr>
            <w:rFonts w:hint="eastAsia"/>
            <w:sz w:val="22"/>
            <w:szCs w:val="24"/>
          </w:rPr>
          <w:t xml:space="preserve">t is </w:t>
        </w:r>
      </w:ins>
      <w:r w:rsidR="00D95A14">
        <w:rPr>
          <w:sz w:val="22"/>
          <w:szCs w:val="24"/>
        </w:rPr>
        <w:t xml:space="preserve">also </w:t>
      </w:r>
      <w:ins w:id="119" w:author="Sky" w:date="2021-01-17T22:22:00Z">
        <w:r>
          <w:rPr>
            <w:rFonts w:hint="eastAsia"/>
            <w:sz w:val="22"/>
            <w:szCs w:val="24"/>
          </w:rPr>
          <w:t>much easier t</w:t>
        </w:r>
      </w:ins>
      <w:ins w:id="120" w:author="Sky" w:date="2021-01-17T22:23:00Z">
        <w:r>
          <w:rPr>
            <w:rFonts w:hint="eastAsia"/>
            <w:sz w:val="22"/>
            <w:szCs w:val="24"/>
          </w:rPr>
          <w:t xml:space="preserve">o </w:t>
        </w:r>
        <w:r>
          <w:rPr>
            <w:sz w:val="22"/>
            <w:szCs w:val="24"/>
            <w:rPrChange w:id="121" w:author="Sky" w:date="2021-01-17T22:23:00Z">
              <w:rPr>
                <w:rFonts w:ascii="sans-serif" w:eastAsia="sans-serif" w:hAnsi="sans-serif" w:cs="sans-serif"/>
                <w:color w:val="111111"/>
                <w:sz w:val="60"/>
                <w:szCs w:val="60"/>
                <w:shd w:val="clear" w:color="auto" w:fill="FFFFFF"/>
              </w:rPr>
            </w:rPrChange>
          </w:rPr>
          <w:t>interpret</w:t>
        </w:r>
      </w:ins>
      <w:ins w:id="122" w:author="Sky" w:date="2021-01-17T22:24:00Z">
        <w:r>
          <w:rPr>
            <w:rFonts w:hint="eastAsia"/>
            <w:sz w:val="22"/>
            <w:szCs w:val="24"/>
          </w:rPr>
          <w:t xml:space="preserve"> </w:t>
        </w:r>
      </w:ins>
      <w:ins w:id="123" w:author="Sky" w:date="2021-01-17T22:22:00Z">
        <w:r>
          <w:rPr>
            <w:rFonts w:hint="eastAsia"/>
            <w:sz w:val="22"/>
            <w:szCs w:val="24"/>
          </w:rPr>
          <w:t xml:space="preserve">than other </w:t>
        </w:r>
      </w:ins>
      <w:r w:rsidR="00D95A14">
        <w:rPr>
          <w:sz w:val="22"/>
          <w:szCs w:val="24"/>
        </w:rPr>
        <w:t xml:space="preserve">estimators which are rather more </w:t>
      </w:r>
      <w:r w:rsidR="00F85334">
        <w:rPr>
          <w:sz w:val="22"/>
          <w:szCs w:val="24"/>
        </w:rPr>
        <w:t>sophisticated since</w:t>
      </w:r>
      <w:ins w:id="124" w:author="Sky" w:date="2021-01-17T22:23:00Z">
        <w:r>
          <w:rPr>
            <w:rFonts w:hint="eastAsia"/>
            <w:sz w:val="22"/>
            <w:szCs w:val="24"/>
          </w:rPr>
          <w:t xml:space="preserve"> the weight </w:t>
        </w:r>
      </w:ins>
      <w:r w:rsidR="00D95A14">
        <w:rPr>
          <w:sz w:val="22"/>
          <w:szCs w:val="24"/>
        </w:rPr>
        <w:t>before</w:t>
      </w:r>
      <w:ins w:id="125" w:author="Sky" w:date="2021-01-17T22:23:00Z">
        <w:r>
          <w:rPr>
            <w:rFonts w:hint="eastAsia"/>
            <w:sz w:val="22"/>
            <w:szCs w:val="24"/>
          </w:rPr>
          <w:t xml:space="preserve"> each </w:t>
        </w:r>
      </w:ins>
      <w:r w:rsidR="00D95A14">
        <w:rPr>
          <w:sz w:val="22"/>
          <w:szCs w:val="24"/>
        </w:rPr>
        <w:t>inp</w:t>
      </w:r>
      <w:r w:rsidR="00F85334">
        <w:rPr>
          <w:sz w:val="22"/>
          <w:szCs w:val="24"/>
        </w:rPr>
        <w:t>ut features</w:t>
      </w:r>
      <w:r w:rsidR="00D95A14">
        <w:rPr>
          <w:sz w:val="22"/>
          <w:szCs w:val="24"/>
        </w:rPr>
        <w:t xml:space="preserve"> in logistic regression </w:t>
      </w:r>
      <w:ins w:id="126" w:author="Sky" w:date="2021-01-17T22:24:00Z">
        <w:r>
          <w:rPr>
            <w:rFonts w:hint="eastAsia"/>
            <w:sz w:val="22"/>
            <w:szCs w:val="24"/>
          </w:rPr>
          <w:t>represents the importance and effect</w:t>
        </w:r>
      </w:ins>
      <w:r w:rsidR="00D95A14">
        <w:rPr>
          <w:sz w:val="22"/>
          <w:szCs w:val="24"/>
        </w:rPr>
        <w:t>iveness</w:t>
      </w:r>
      <w:ins w:id="127" w:author="Sky" w:date="2021-01-17T22:24:00Z">
        <w:r>
          <w:rPr>
            <w:rFonts w:hint="eastAsia"/>
            <w:sz w:val="22"/>
            <w:szCs w:val="24"/>
          </w:rPr>
          <w:t xml:space="preserve"> of the</w:t>
        </w:r>
      </w:ins>
      <w:r w:rsidR="00F85334">
        <w:rPr>
          <w:sz w:val="22"/>
          <w:szCs w:val="24"/>
        </w:rPr>
        <w:t>m</w:t>
      </w:r>
      <w:ins w:id="128" w:author="Sky" w:date="2021-01-17T22:24:00Z">
        <w:r>
          <w:rPr>
            <w:rFonts w:hint="eastAsia"/>
            <w:sz w:val="22"/>
            <w:szCs w:val="24"/>
          </w:rPr>
          <w:t xml:space="preserve"> </w:t>
        </w:r>
      </w:ins>
      <w:r w:rsidR="00F85334">
        <w:rPr>
          <w:sz w:val="22"/>
          <w:szCs w:val="24"/>
        </w:rPr>
        <w:t>in terms of</w:t>
      </w:r>
      <w:ins w:id="129" w:author="Sky" w:date="2021-01-17T22:24:00Z">
        <w:r>
          <w:rPr>
            <w:rFonts w:hint="eastAsia"/>
            <w:sz w:val="22"/>
            <w:szCs w:val="24"/>
          </w:rPr>
          <w:t xml:space="preserve"> the </w:t>
        </w:r>
      </w:ins>
      <w:r w:rsidR="00F85334">
        <w:rPr>
          <w:sz w:val="22"/>
          <w:szCs w:val="24"/>
        </w:rPr>
        <w:t xml:space="preserve">output </w:t>
      </w:r>
      <w:ins w:id="130" w:author="Sky" w:date="2021-01-17T22:24:00Z">
        <w:r>
          <w:rPr>
            <w:rFonts w:hint="eastAsia"/>
            <w:sz w:val="22"/>
            <w:szCs w:val="24"/>
          </w:rPr>
          <w:t>prediction.</w:t>
        </w:r>
      </w:ins>
    </w:p>
    <w:p w14:paraId="379D5872" w14:textId="77777777" w:rsidR="00525D0E" w:rsidRPr="0083394C" w:rsidRDefault="00525D0E" w:rsidP="00525D0E">
      <w:pPr>
        <w:spacing w:line="360" w:lineRule="auto"/>
        <w:rPr>
          <w:ins w:id="131" w:author="Sky" w:date="2021-01-17T22:20:00Z"/>
          <w:b/>
          <w:bCs/>
          <w:sz w:val="24"/>
          <w:szCs w:val="24"/>
        </w:rPr>
      </w:pPr>
      <w:ins w:id="132" w:author="Sky" w:date="2021-01-17T22:19:00Z">
        <w:r w:rsidRPr="0083394C">
          <w:rPr>
            <w:b/>
            <w:bCs/>
            <w:sz w:val="24"/>
            <w:szCs w:val="24"/>
            <w:rPrChange w:id="133" w:author="Sky" w:date="2021-01-17T22:20:00Z">
              <w:rPr>
                <w:b/>
                <w:bCs/>
                <w:sz w:val="22"/>
                <w:szCs w:val="24"/>
              </w:rPr>
            </w:rPrChange>
          </w:rPr>
          <w:t>Weight Decay</w:t>
        </w:r>
      </w:ins>
    </w:p>
    <w:p w14:paraId="2A56E6BB" w14:textId="1B78EB43" w:rsidR="00525D0E" w:rsidRPr="00836D29" w:rsidRDefault="00525D0E" w:rsidP="00525D0E">
      <w:pPr>
        <w:spacing w:line="360" w:lineRule="auto"/>
        <w:rPr>
          <w:sz w:val="22"/>
          <w:szCs w:val="24"/>
          <w:rPrChange w:id="134" w:author="Sky" w:date="2021-01-17T22:29:00Z">
            <w:rPr>
              <w:b/>
              <w:bCs/>
              <w:sz w:val="22"/>
              <w:szCs w:val="24"/>
            </w:rPr>
          </w:rPrChange>
        </w:rPr>
      </w:pPr>
      <w:ins w:id="135" w:author="Sky" w:date="2021-01-17T22:26:00Z">
        <w:r>
          <w:rPr>
            <w:sz w:val="22"/>
            <w:szCs w:val="24"/>
            <w:rPrChange w:id="136" w:author="Sky" w:date="2021-01-17T22:29:00Z">
              <w:rPr>
                <w:b/>
                <w:bCs/>
              </w:rPr>
            </w:rPrChange>
          </w:rPr>
          <w:t xml:space="preserve">When </w:t>
        </w:r>
      </w:ins>
      <w:r w:rsidR="00F85334">
        <w:rPr>
          <w:sz w:val="22"/>
          <w:szCs w:val="24"/>
        </w:rPr>
        <w:t>fitting data to the estimator</w:t>
      </w:r>
      <w:ins w:id="137" w:author="Sky" w:date="2021-01-17T22:26:00Z">
        <w:r>
          <w:rPr>
            <w:sz w:val="22"/>
            <w:szCs w:val="24"/>
            <w:rPrChange w:id="138" w:author="Sky" w:date="2021-01-17T22:29:00Z">
              <w:rPr>
                <w:b/>
                <w:bCs/>
              </w:rPr>
            </w:rPrChange>
          </w:rPr>
          <w:t xml:space="preserve"> in machine learning, a common problem </w:t>
        </w:r>
      </w:ins>
      <w:ins w:id="139" w:author="Sky" w:date="2021-01-17T22:27:00Z">
        <w:r>
          <w:rPr>
            <w:sz w:val="22"/>
            <w:szCs w:val="24"/>
            <w:rPrChange w:id="140" w:author="Sky" w:date="2021-01-17T22:29:00Z">
              <w:rPr>
                <w:b/>
                <w:bCs/>
              </w:rPr>
            </w:rPrChange>
          </w:rPr>
          <w:t>is over-fit</w:t>
        </w:r>
      </w:ins>
      <w:r w:rsidR="00F85334">
        <w:rPr>
          <w:sz w:val="22"/>
          <w:szCs w:val="24"/>
        </w:rPr>
        <w:t>ting</w:t>
      </w:r>
      <w:ins w:id="141" w:author="Sky" w:date="2021-01-17T22:27:00Z">
        <w:r>
          <w:rPr>
            <w:sz w:val="22"/>
            <w:szCs w:val="24"/>
            <w:rPrChange w:id="142" w:author="Sky" w:date="2021-01-17T22:29:00Z">
              <w:rPr>
                <w:b/>
                <w:bCs/>
              </w:rPr>
            </w:rPrChange>
          </w:rPr>
          <w:t xml:space="preserve">, which means the trained model performs well on training </w:t>
        </w:r>
      </w:ins>
      <w:r w:rsidR="00B905F4">
        <w:rPr>
          <w:sz w:val="22"/>
          <w:szCs w:val="24"/>
        </w:rPr>
        <w:t>dataset</w:t>
      </w:r>
      <w:r>
        <w:rPr>
          <w:sz w:val="22"/>
          <w:szCs w:val="24"/>
          <w:rPrChange w:id="143" w:author="Sky" w:date="2021-01-17T22:29:00Z">
            <w:rPr>
              <w:sz w:val="22"/>
              <w:szCs w:val="24"/>
            </w:rPr>
          </w:rPrChange>
        </w:rPr>
        <w:t xml:space="preserve"> but</w:t>
      </w:r>
      <w:ins w:id="144" w:author="Sky" w:date="2021-01-17T22:27:00Z">
        <w:r>
          <w:rPr>
            <w:sz w:val="22"/>
            <w:szCs w:val="24"/>
            <w:rPrChange w:id="145" w:author="Sky" w:date="2021-01-17T22:29:00Z">
              <w:rPr>
                <w:b/>
                <w:bCs/>
              </w:rPr>
            </w:rPrChange>
          </w:rPr>
          <w:t xml:space="preserve"> does not generalize well on t</w:t>
        </w:r>
      </w:ins>
      <w:ins w:id="146" w:author="Sky" w:date="2021-01-17T22:28:00Z">
        <w:r>
          <w:rPr>
            <w:sz w:val="22"/>
            <w:szCs w:val="24"/>
            <w:rPrChange w:id="147" w:author="Sky" w:date="2021-01-17T22:29:00Z">
              <w:rPr>
                <w:b/>
                <w:bCs/>
              </w:rPr>
            </w:rPrChange>
          </w:rPr>
          <w:t xml:space="preserve">est </w:t>
        </w:r>
      </w:ins>
      <w:r w:rsidR="00B905F4">
        <w:rPr>
          <w:sz w:val="22"/>
          <w:szCs w:val="24"/>
        </w:rPr>
        <w:t>dataset</w:t>
      </w:r>
      <w:r w:rsidR="00F85334">
        <w:rPr>
          <w:sz w:val="22"/>
          <w:szCs w:val="24"/>
        </w:rPr>
        <w:t xml:space="preserve"> which</w:t>
      </w:r>
      <w:ins w:id="148" w:author="Sky" w:date="2021-01-17T22:28:00Z">
        <w:r>
          <w:rPr>
            <w:sz w:val="22"/>
            <w:szCs w:val="24"/>
            <w:rPrChange w:id="149" w:author="Sky" w:date="2021-01-17T22:29:00Z">
              <w:rPr>
                <w:b/>
                <w:bCs/>
              </w:rPr>
            </w:rPrChange>
          </w:rPr>
          <w:t xml:space="preserve"> usually means the </w:t>
        </w:r>
      </w:ins>
      <w:r w:rsidR="00F85334">
        <w:rPr>
          <w:sz w:val="22"/>
          <w:szCs w:val="24"/>
        </w:rPr>
        <w:t>estimator</w:t>
      </w:r>
      <w:ins w:id="150" w:author="Sky" w:date="2021-01-17T22:28:00Z">
        <w:r>
          <w:rPr>
            <w:sz w:val="22"/>
            <w:szCs w:val="24"/>
            <w:rPrChange w:id="151" w:author="Sky" w:date="2021-01-17T22:29:00Z">
              <w:rPr>
                <w:b/>
                <w:bCs/>
              </w:rPr>
            </w:rPrChange>
          </w:rPr>
          <w:t xml:space="preserve"> is too complex </w:t>
        </w:r>
      </w:ins>
      <w:r w:rsidR="00F85334">
        <w:rPr>
          <w:sz w:val="22"/>
          <w:szCs w:val="24"/>
        </w:rPr>
        <w:t>where the trained model</w:t>
      </w:r>
      <w:ins w:id="152" w:author="Sky" w:date="2021-01-17T22:28:00Z">
        <w:r>
          <w:rPr>
            <w:sz w:val="22"/>
            <w:szCs w:val="24"/>
            <w:rPrChange w:id="153" w:author="Sky" w:date="2021-01-17T22:29:00Z">
              <w:rPr>
                <w:b/>
                <w:bCs/>
              </w:rPr>
            </w:rPrChange>
          </w:rPr>
          <w:t xml:space="preserve"> trie</w:t>
        </w:r>
      </w:ins>
      <w:r w:rsidR="00F85334">
        <w:rPr>
          <w:sz w:val="22"/>
          <w:szCs w:val="24"/>
        </w:rPr>
        <w:t>s</w:t>
      </w:r>
      <w:ins w:id="154" w:author="Sky" w:date="2021-01-17T22:28:00Z">
        <w:r>
          <w:rPr>
            <w:sz w:val="22"/>
            <w:szCs w:val="24"/>
            <w:rPrChange w:id="155" w:author="Sky" w:date="2021-01-17T22:29:00Z">
              <w:rPr>
                <w:b/>
                <w:bCs/>
              </w:rPr>
            </w:rPrChange>
          </w:rPr>
          <w:t xml:space="preserve"> too hard to fit the training dataset.</w:t>
        </w:r>
      </w:ins>
      <w:ins w:id="156" w:author="Sky" w:date="2021-01-17T22:29:00Z">
        <w:r>
          <w:rPr>
            <w:sz w:val="22"/>
            <w:szCs w:val="24"/>
            <w:rPrChange w:id="157" w:author="Sky" w:date="2021-01-17T22:29:00Z">
              <w:rPr>
                <w:b/>
                <w:bCs/>
              </w:rPr>
            </w:rPrChange>
          </w:rPr>
          <w:t xml:space="preserve"> In this </w:t>
        </w:r>
      </w:ins>
      <w:r w:rsidR="00F85334">
        <w:rPr>
          <w:sz w:val="22"/>
          <w:szCs w:val="24"/>
        </w:rPr>
        <w:t>project</w:t>
      </w:r>
      <w:ins w:id="158" w:author="Sky" w:date="2021-01-17T22:29:00Z">
        <w:r>
          <w:rPr>
            <w:sz w:val="22"/>
            <w:szCs w:val="24"/>
            <w:rPrChange w:id="159" w:author="Sky" w:date="2021-01-17T22:29:00Z">
              <w:rPr>
                <w:b/>
                <w:bCs/>
              </w:rPr>
            </w:rPrChange>
          </w:rPr>
          <w:t xml:space="preserve">, the model might over-fit </w:t>
        </w:r>
      </w:ins>
      <w:r w:rsidR="00F85334">
        <w:rPr>
          <w:sz w:val="22"/>
          <w:szCs w:val="24"/>
        </w:rPr>
        <w:t xml:space="preserve">probably </w:t>
      </w:r>
      <w:ins w:id="160" w:author="Sky" w:date="2021-01-17T22:29:00Z">
        <w:r>
          <w:rPr>
            <w:sz w:val="22"/>
            <w:szCs w:val="24"/>
            <w:rPrChange w:id="161" w:author="Sky" w:date="2021-01-17T22:29:00Z">
              <w:rPr>
                <w:b/>
                <w:bCs/>
              </w:rPr>
            </w:rPrChange>
          </w:rPr>
          <w:t>because of too many input features.</w:t>
        </w:r>
      </w:ins>
    </w:p>
    <w:p w14:paraId="62DE5B30" w14:textId="0EACD1C5" w:rsidR="00525D0E" w:rsidRDefault="00525D0E" w:rsidP="00525D0E">
      <w:pPr>
        <w:spacing w:line="360" w:lineRule="auto"/>
        <w:rPr>
          <w:ins w:id="162" w:author="Sky" w:date="2021-01-17T22:30:00Z"/>
          <w:sz w:val="22"/>
          <w:szCs w:val="24"/>
        </w:rPr>
      </w:pPr>
      <w:r>
        <w:rPr>
          <w:rFonts w:hint="eastAsia"/>
          <w:sz w:val="22"/>
          <w:szCs w:val="24"/>
        </w:rPr>
        <w:lastRenderedPageBreak/>
        <w:t xml:space="preserve">In order to prevent the model from over-fitting, a widely used method is </w:t>
      </w:r>
      <w:ins w:id="163" w:author="Sky" w:date="2021-01-17T22:31:00Z">
        <w:r>
          <w:rPr>
            <w:rFonts w:hint="eastAsia"/>
            <w:sz w:val="22"/>
            <w:szCs w:val="24"/>
          </w:rPr>
          <w:t>adding L2 regularization</w:t>
        </w:r>
      </w:ins>
      <w:del w:id="164" w:author="Sky" w:date="2021-01-17T22:31:00Z">
        <w:r>
          <w:rPr>
            <w:rFonts w:hint="eastAsia"/>
            <w:sz w:val="22"/>
            <w:szCs w:val="24"/>
          </w:rPr>
          <w:delText>adding weight decay</w:delText>
        </w:r>
      </w:del>
      <w:r>
        <w:rPr>
          <w:rFonts w:hint="eastAsia"/>
          <w:sz w:val="22"/>
          <w:szCs w:val="24"/>
        </w:rPr>
        <w:t xml:space="preserve"> (also known as </w:t>
      </w:r>
      <w:del w:id="165" w:author="Sky" w:date="2021-01-17T22:31:00Z">
        <w:r>
          <w:rPr>
            <w:sz w:val="22"/>
            <w:szCs w:val="24"/>
          </w:rPr>
          <w:delText>L2-norm penalty</w:delText>
        </w:r>
      </w:del>
      <w:ins w:id="166" w:author="Sky" w:date="2021-01-17T22:31:00Z">
        <w:r>
          <w:rPr>
            <w:rFonts w:hint="eastAsia"/>
            <w:sz w:val="22"/>
            <w:szCs w:val="24"/>
          </w:rPr>
          <w:t>weight decay</w:t>
        </w:r>
      </w:ins>
      <w:r>
        <w:rPr>
          <w:rFonts w:hint="eastAsia"/>
          <w:sz w:val="22"/>
          <w:szCs w:val="24"/>
        </w:rPr>
        <w:t xml:space="preserve">) to the loss function of logistic regression. </w:t>
      </w:r>
      <w:ins w:id="167" w:author="Sky" w:date="2021-01-17T22:31:00Z">
        <w:r>
          <w:rPr>
            <w:rFonts w:hint="eastAsia"/>
            <w:sz w:val="22"/>
            <w:szCs w:val="24"/>
          </w:rPr>
          <w:t>The purpose of L2 regularization is to let the weight decay to a smaller value, to a certain extent to reduce the problem of model over-fit</w:t>
        </w:r>
      </w:ins>
      <w:r w:rsidR="00F85334">
        <w:rPr>
          <w:sz w:val="22"/>
          <w:szCs w:val="24"/>
        </w:rPr>
        <w:t>ting</w:t>
      </w:r>
      <w:ins w:id="168" w:author="Sky" w:date="2021-01-17T22:31:00Z">
        <w:r>
          <w:rPr>
            <w:rFonts w:hint="eastAsia"/>
            <w:sz w:val="22"/>
            <w:szCs w:val="24"/>
          </w:rPr>
          <w:t>.</w:t>
        </w:r>
      </w:ins>
      <w:ins w:id="169" w:author="Sky" w:date="2021-01-17T22:32:00Z">
        <w:r>
          <w:rPr>
            <w:rFonts w:hint="eastAsia"/>
            <w:sz w:val="22"/>
            <w:szCs w:val="24"/>
          </w:rPr>
          <w:t xml:space="preserve"> In practice, L2 regularization is </w:t>
        </w:r>
      </w:ins>
      <w:r w:rsidR="00F85334">
        <w:rPr>
          <w:sz w:val="22"/>
          <w:szCs w:val="24"/>
        </w:rPr>
        <w:t xml:space="preserve">realized by </w:t>
      </w:r>
      <w:ins w:id="170" w:author="Sky" w:date="2021-01-17T22:32:00Z">
        <w:r>
          <w:rPr>
            <w:rFonts w:hint="eastAsia"/>
            <w:sz w:val="22"/>
            <w:szCs w:val="24"/>
          </w:rPr>
          <w:t>simply adding a regularization item after the original cost function.</w:t>
        </w:r>
      </w:ins>
    </w:p>
    <w:p w14:paraId="1E075674" w14:textId="1D5F3F50" w:rsidR="00525D0E" w:rsidRDefault="00F85334" w:rsidP="00525D0E">
      <w:pPr>
        <w:spacing w:line="360" w:lineRule="auto"/>
        <w:rPr>
          <w:rFonts w:hint="eastAsia"/>
          <w:sz w:val="22"/>
          <w:szCs w:val="24"/>
        </w:rPr>
      </w:pPr>
      <w:r>
        <w:rPr>
          <w:noProof/>
          <w:sz w:val="22"/>
          <w:szCs w:val="24"/>
        </w:rPr>
        <w:drawing>
          <wp:anchor distT="0" distB="0" distL="114300" distR="114300" simplePos="0" relativeHeight="251686912" behindDoc="0" locked="0" layoutInCell="1" allowOverlap="1" wp14:anchorId="20807A47" wp14:editId="34C9F5B3">
            <wp:simplePos x="0" y="0"/>
            <wp:positionH relativeFrom="margin">
              <wp:align>center</wp:align>
            </wp:positionH>
            <wp:positionV relativeFrom="paragraph">
              <wp:posOffset>984201</wp:posOffset>
            </wp:positionV>
            <wp:extent cx="4592320" cy="415925"/>
            <wp:effectExtent l="0" t="0" r="0" b="3175"/>
            <wp:wrapTopAndBottom/>
            <wp:docPr id="4" name="334E55B0-647D-440b-865C-3EC943EB4CBC-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5" descr="qt_temp"/>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92320" cy="415925"/>
                    </a:xfrm>
                    <a:prstGeom prst="rect">
                      <a:avLst/>
                    </a:prstGeom>
                  </pic:spPr>
                </pic:pic>
              </a:graphicData>
            </a:graphic>
          </wp:anchor>
        </w:drawing>
      </w:r>
      <w:ins w:id="171" w:author="Sky" w:date="2021-01-17T22:33:00Z">
        <w:r w:rsidR="00525D0E">
          <w:rPr>
            <w:rFonts w:hint="eastAsia"/>
            <w:sz w:val="22"/>
            <w:szCs w:val="24"/>
          </w:rPr>
          <w:t xml:space="preserve">After adding the L2 regularization item, </w:t>
        </w:r>
      </w:ins>
      <w:del w:id="172" w:author="Sky" w:date="2021-01-17T22:32:00Z">
        <w:r w:rsidR="00525D0E">
          <w:rPr>
            <w:rFonts w:hint="eastAsia"/>
            <w:sz w:val="22"/>
            <w:szCs w:val="24"/>
          </w:rPr>
          <w:delText xml:space="preserve">Hence </w:delText>
        </w:r>
      </w:del>
      <w:r w:rsidR="00525D0E">
        <w:rPr>
          <w:rFonts w:hint="eastAsia"/>
          <w:sz w:val="22"/>
          <w:szCs w:val="24"/>
        </w:rPr>
        <w:t xml:space="preserve">the resulting problem </w:t>
      </w:r>
      <w:ins w:id="173" w:author="Sky" w:date="2021-01-17T22:33:00Z">
        <w:r w:rsidR="00525D0E">
          <w:rPr>
            <w:rFonts w:hint="eastAsia"/>
            <w:sz w:val="22"/>
            <w:szCs w:val="24"/>
          </w:rPr>
          <w:t xml:space="preserve">of logistic regression </w:t>
        </w:r>
      </w:ins>
      <w:r w:rsidR="00525D0E">
        <w:rPr>
          <w:rFonts w:hint="eastAsia"/>
          <w:sz w:val="22"/>
          <w:szCs w:val="24"/>
        </w:rPr>
        <w:t>is to minimize the following loss function</w:t>
      </w:r>
      <w:ins w:id="174" w:author="Sky" w:date="2021-01-17T22:33:00Z">
        <w:r w:rsidR="00525D0E">
          <w:rPr>
            <w:rFonts w:hint="eastAsia"/>
            <w:sz w:val="22"/>
            <w:szCs w:val="24"/>
          </w:rPr>
          <w:t xml:space="preserve">, where </w:t>
        </w:r>
      </w:ins>
      <w:ins w:id="175" w:author="Sky" w:date="2021-01-17T22:34:00Z">
        <w:r w:rsidR="00525D0E">
          <w:rPr>
            <w:rFonts w:hint="eastAsia"/>
            <w:noProof/>
            <w:sz w:val="22"/>
            <w:szCs w:val="24"/>
          </w:rPr>
          <w:drawing>
            <wp:inline distT="0" distB="0" distL="114300" distR="114300" wp14:anchorId="1605F3D7" wp14:editId="7C36D155">
              <wp:extent cx="131445" cy="89535"/>
              <wp:effectExtent l="0" t="0" r="1905" b="5715"/>
              <wp:docPr id="30" name="334E55B0-647D-440b-865C-3EC943EB4CBC-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2" descr="qt_temp"/>
                      <pic:cNvPicPr>
                        <a:picLocks noChangeAspect="1"/>
                      </pic:cNvPicPr>
                    </pic:nvPicPr>
                    <pic:blipFill>
                      <a:blip r:embed="rId37"/>
                      <a:stretch>
                        <a:fillRect/>
                      </a:stretch>
                    </pic:blipFill>
                    <pic:spPr>
                      <a:xfrm>
                        <a:off x="0" y="0"/>
                        <a:ext cx="131445" cy="89535"/>
                      </a:xfrm>
                      <a:prstGeom prst="rect">
                        <a:avLst/>
                      </a:prstGeom>
                    </pic:spPr>
                  </pic:pic>
                </a:graphicData>
              </a:graphic>
            </wp:inline>
          </w:drawing>
        </w:r>
        <w:r w:rsidR="00525D0E">
          <w:rPr>
            <w:rFonts w:hint="eastAsia"/>
            <w:sz w:val="22"/>
            <w:szCs w:val="24"/>
          </w:rPr>
          <w:t xml:space="preserve"> represents the weights of the features, C </w:t>
        </w:r>
      </w:ins>
      <w:ins w:id="176" w:author="Sky" w:date="2021-01-17T22:35:00Z">
        <w:r w:rsidR="00525D0E">
          <w:rPr>
            <w:rFonts w:hint="eastAsia"/>
            <w:sz w:val="22"/>
            <w:szCs w:val="24"/>
          </w:rPr>
          <w:t>is weight decay parameter</w:t>
        </w:r>
      </w:ins>
      <w:r w:rsidR="00525D0E">
        <w:rPr>
          <w:rFonts w:hint="eastAsia"/>
          <w:sz w:val="22"/>
          <w:szCs w:val="24"/>
        </w:rPr>
        <w:t>:</w:t>
      </w:r>
    </w:p>
    <w:p w14:paraId="1A8C5E2F" w14:textId="1CA5378F" w:rsidR="00525D0E" w:rsidRDefault="00525D0E" w:rsidP="00525D0E">
      <w:pPr>
        <w:spacing w:line="360" w:lineRule="auto"/>
        <w:rPr>
          <w:sz w:val="22"/>
          <w:szCs w:val="24"/>
        </w:rPr>
      </w:pPr>
      <w:r>
        <w:rPr>
          <w:rFonts w:hint="eastAsia"/>
          <w:sz w:val="22"/>
          <w:szCs w:val="24"/>
        </w:rPr>
        <w:t>When training the model, 10-fold cross</w:t>
      </w:r>
      <w:r w:rsidR="00113C24">
        <w:rPr>
          <w:sz w:val="22"/>
          <w:szCs w:val="24"/>
        </w:rPr>
        <w:t xml:space="preserve"> </w:t>
      </w:r>
      <w:r>
        <w:rPr>
          <w:rFonts w:hint="eastAsia"/>
          <w:sz w:val="22"/>
          <w:szCs w:val="24"/>
        </w:rPr>
        <w:t xml:space="preserve">validation </w:t>
      </w:r>
      <w:r w:rsidR="00113C24">
        <w:rPr>
          <w:sz w:val="22"/>
          <w:szCs w:val="24"/>
        </w:rPr>
        <w:t xml:space="preserve">is used </w:t>
      </w:r>
      <w:r>
        <w:rPr>
          <w:rFonts w:hint="eastAsia"/>
          <w:sz w:val="22"/>
          <w:szCs w:val="24"/>
        </w:rPr>
        <w:t xml:space="preserve">to </w:t>
      </w:r>
      <w:r w:rsidR="00F85334">
        <w:rPr>
          <w:sz w:val="22"/>
          <w:szCs w:val="24"/>
        </w:rPr>
        <w:t>fine-tune</w:t>
      </w:r>
      <w:r>
        <w:rPr>
          <w:rFonts w:hint="eastAsia"/>
          <w:sz w:val="22"/>
          <w:szCs w:val="24"/>
        </w:rPr>
        <w:t xml:space="preserve"> the weight decay parameter C</w:t>
      </w:r>
      <w:r w:rsidR="00F85334">
        <w:rPr>
          <w:sz w:val="22"/>
          <w:szCs w:val="24"/>
        </w:rPr>
        <w:t xml:space="preserve"> which is the hyper parameter</w:t>
      </w:r>
      <w:r w:rsidR="009C4857">
        <w:rPr>
          <w:sz w:val="22"/>
          <w:szCs w:val="24"/>
        </w:rPr>
        <w:t xml:space="preserve"> of this estimator</w:t>
      </w:r>
      <w:r>
        <w:rPr>
          <w:rFonts w:hint="eastAsia"/>
          <w:sz w:val="22"/>
          <w:szCs w:val="24"/>
        </w:rPr>
        <w:t>.</w:t>
      </w:r>
    </w:p>
    <w:p w14:paraId="3DFCD986" w14:textId="5F56677F" w:rsidR="008C4A6C" w:rsidRPr="0075634F" w:rsidRDefault="00BF062E" w:rsidP="008C4A6C">
      <w:pPr>
        <w:pStyle w:val="3"/>
        <w:numPr>
          <w:ilvl w:val="2"/>
          <w:numId w:val="1"/>
        </w:numPr>
        <w:spacing w:line="360" w:lineRule="auto"/>
        <w:rPr>
          <w:sz w:val="28"/>
          <w:szCs w:val="28"/>
        </w:rPr>
      </w:pPr>
      <w:r>
        <w:rPr>
          <w:sz w:val="28"/>
          <w:szCs w:val="28"/>
        </w:rPr>
        <w:t>Decision Tree</w:t>
      </w:r>
    </w:p>
    <w:p w14:paraId="6CC47883" w14:textId="66A06BA3" w:rsidR="00565CBC" w:rsidRDefault="008C4A6C" w:rsidP="008C4A6C">
      <w:pPr>
        <w:spacing w:line="360" w:lineRule="auto"/>
        <w:rPr>
          <w:sz w:val="22"/>
          <w:szCs w:val="24"/>
        </w:rPr>
      </w:pPr>
      <w:r>
        <w:rPr>
          <w:rFonts w:hint="eastAsia"/>
          <w:sz w:val="22"/>
          <w:szCs w:val="24"/>
        </w:rPr>
        <w:t>Decision Tree is a</w:t>
      </w:r>
      <w:r w:rsidR="00F85334">
        <w:rPr>
          <w:sz w:val="22"/>
          <w:szCs w:val="24"/>
        </w:rPr>
        <w:t xml:space="preserve"> </w:t>
      </w:r>
      <w:r>
        <w:rPr>
          <w:rFonts w:hint="eastAsia"/>
          <w:sz w:val="22"/>
          <w:szCs w:val="24"/>
        </w:rPr>
        <w:t>graph</w:t>
      </w:r>
      <w:r w:rsidR="00F85334">
        <w:rPr>
          <w:sz w:val="22"/>
          <w:szCs w:val="24"/>
        </w:rPr>
        <w:t>ing</w:t>
      </w:r>
      <w:r>
        <w:rPr>
          <w:rFonts w:hint="eastAsia"/>
          <w:sz w:val="22"/>
          <w:szCs w:val="24"/>
        </w:rPr>
        <w:t xml:space="preserve"> method of intuitively using probability analysis to evaluate project risk and judge its feasibility by forming decision tree. In machine learning, the decision tree is a predictive </w:t>
      </w:r>
      <w:r w:rsidR="00F85334">
        <w:rPr>
          <w:sz w:val="22"/>
          <w:szCs w:val="24"/>
        </w:rPr>
        <w:t>estimator</w:t>
      </w:r>
      <w:r>
        <w:rPr>
          <w:rFonts w:hint="eastAsia"/>
          <w:sz w:val="22"/>
          <w:szCs w:val="24"/>
        </w:rPr>
        <w:t xml:space="preserve"> that represents </w:t>
      </w:r>
      <w:r w:rsidR="00565CBC">
        <w:rPr>
          <w:sz w:val="22"/>
          <w:szCs w:val="24"/>
        </w:rPr>
        <w:t>the</w:t>
      </w:r>
      <w:r>
        <w:rPr>
          <w:rFonts w:hint="eastAsia"/>
          <w:sz w:val="22"/>
          <w:szCs w:val="24"/>
        </w:rPr>
        <w:t xml:space="preserve"> mapping relationship between object properties and object values. </w:t>
      </w:r>
      <w:r w:rsidR="00565CBC">
        <w:rPr>
          <w:sz w:val="22"/>
          <w:szCs w:val="24"/>
        </w:rPr>
        <w:t>T</w:t>
      </w:r>
      <w:r w:rsidR="000210ED">
        <w:rPr>
          <w:sz w:val="22"/>
          <w:szCs w:val="24"/>
        </w:rPr>
        <w:t>he decision t</w:t>
      </w:r>
      <w:r w:rsidR="00565CBC">
        <w:rPr>
          <w:sz w:val="22"/>
          <w:szCs w:val="24"/>
        </w:rPr>
        <w:t xml:space="preserve">ree </w:t>
      </w:r>
      <w:r w:rsidR="00B905F4">
        <w:rPr>
          <w:sz w:val="22"/>
          <w:szCs w:val="24"/>
        </w:rPr>
        <w:t xml:space="preserve">in this project is </w:t>
      </w:r>
      <w:r w:rsidR="00565CBC">
        <w:rPr>
          <w:sz w:val="22"/>
          <w:szCs w:val="24"/>
        </w:rPr>
        <w:t xml:space="preserve">generated </w:t>
      </w:r>
      <w:r w:rsidR="009C4857">
        <w:rPr>
          <w:sz w:val="22"/>
          <w:szCs w:val="24"/>
        </w:rPr>
        <w:t>from</w:t>
      </w:r>
      <w:r w:rsidR="00565CBC">
        <w:rPr>
          <w:sz w:val="22"/>
          <w:szCs w:val="24"/>
        </w:rPr>
        <w:t xml:space="preserve"> algorithms ID3, C4.5 and C5.0</w:t>
      </w:r>
      <w:r>
        <w:rPr>
          <w:rFonts w:hint="eastAsia"/>
          <w:sz w:val="22"/>
          <w:szCs w:val="24"/>
        </w:rPr>
        <w:t>.</w:t>
      </w:r>
      <w:r w:rsidR="00B905F4">
        <w:rPr>
          <w:rFonts w:hint="eastAsia"/>
          <w:sz w:val="22"/>
          <w:szCs w:val="24"/>
        </w:rPr>
        <w:t xml:space="preserve"> </w:t>
      </w:r>
      <w:r w:rsidR="00B905F4">
        <w:rPr>
          <w:sz w:val="22"/>
          <w:szCs w:val="24"/>
        </w:rPr>
        <w:t xml:space="preserve">The </w:t>
      </w:r>
      <w:r w:rsidR="000210ED">
        <w:rPr>
          <w:sz w:val="22"/>
          <w:szCs w:val="24"/>
        </w:rPr>
        <w:t>process</w:t>
      </w:r>
      <w:r w:rsidR="00B905F4">
        <w:rPr>
          <w:sz w:val="22"/>
          <w:szCs w:val="24"/>
        </w:rPr>
        <w:t xml:space="preserve"> of generating a decision tree</w:t>
      </w:r>
      <w:r w:rsidR="000210ED">
        <w:rPr>
          <w:sz w:val="22"/>
          <w:szCs w:val="24"/>
        </w:rPr>
        <w:t xml:space="preserve"> </w:t>
      </w:r>
      <w:r w:rsidR="00B905F4">
        <w:rPr>
          <w:sz w:val="22"/>
          <w:szCs w:val="24"/>
        </w:rPr>
        <w:t>from given dataset is</w:t>
      </w:r>
      <w:r w:rsidR="000210ED">
        <w:rPr>
          <w:sz w:val="22"/>
          <w:szCs w:val="24"/>
        </w:rPr>
        <w:t>:</w:t>
      </w:r>
    </w:p>
    <w:p w14:paraId="02E7ACA0" w14:textId="4E678A51" w:rsidR="000210ED" w:rsidRPr="000210ED" w:rsidRDefault="000210ED" w:rsidP="000210ED">
      <w:pPr>
        <w:pStyle w:val="a3"/>
        <w:numPr>
          <w:ilvl w:val="0"/>
          <w:numId w:val="13"/>
        </w:numPr>
        <w:spacing w:line="360" w:lineRule="auto"/>
        <w:ind w:firstLineChars="0"/>
        <w:rPr>
          <w:sz w:val="22"/>
          <w:szCs w:val="24"/>
        </w:rPr>
      </w:pPr>
      <w:r w:rsidRPr="000210ED">
        <w:rPr>
          <w:sz w:val="22"/>
          <w:szCs w:val="24"/>
        </w:rPr>
        <w:t>Calculate the entropy of every attribute a of the dataset S.</w:t>
      </w:r>
    </w:p>
    <w:p w14:paraId="0CD616F2" w14:textId="2FC73CB2" w:rsidR="000210ED" w:rsidRPr="000210ED" w:rsidRDefault="000210ED" w:rsidP="000210ED">
      <w:pPr>
        <w:pStyle w:val="a3"/>
        <w:numPr>
          <w:ilvl w:val="0"/>
          <w:numId w:val="13"/>
        </w:numPr>
        <w:spacing w:line="360" w:lineRule="auto"/>
        <w:ind w:firstLineChars="0"/>
        <w:rPr>
          <w:sz w:val="22"/>
          <w:szCs w:val="24"/>
        </w:rPr>
      </w:pPr>
      <w:r w:rsidRPr="000210ED">
        <w:rPr>
          <w:sz w:val="22"/>
          <w:szCs w:val="24"/>
        </w:rPr>
        <w:t>Partition ("split") the set S into subsets using the attribute for which the resulting entropy after splitting is minimized; or, equivalently, information gain is maximum.</w:t>
      </w:r>
    </w:p>
    <w:p w14:paraId="0C3B0AD3" w14:textId="02E96C07" w:rsidR="000210ED" w:rsidRPr="000210ED" w:rsidRDefault="000210ED" w:rsidP="000210ED">
      <w:pPr>
        <w:pStyle w:val="a3"/>
        <w:numPr>
          <w:ilvl w:val="0"/>
          <w:numId w:val="13"/>
        </w:numPr>
        <w:spacing w:line="360" w:lineRule="auto"/>
        <w:ind w:firstLineChars="0"/>
        <w:rPr>
          <w:sz w:val="22"/>
          <w:szCs w:val="24"/>
        </w:rPr>
      </w:pPr>
      <w:r w:rsidRPr="000210ED">
        <w:rPr>
          <w:sz w:val="22"/>
          <w:szCs w:val="24"/>
        </w:rPr>
        <w:t>Generate a decision tree node containing that attribute.</w:t>
      </w:r>
    </w:p>
    <w:p w14:paraId="1FC615E0" w14:textId="709DAB20" w:rsidR="000210ED" w:rsidRDefault="000210ED" w:rsidP="000210ED">
      <w:pPr>
        <w:pStyle w:val="a3"/>
        <w:numPr>
          <w:ilvl w:val="0"/>
          <w:numId w:val="13"/>
        </w:numPr>
        <w:spacing w:line="360" w:lineRule="auto"/>
        <w:ind w:firstLineChars="0"/>
        <w:rPr>
          <w:sz w:val="22"/>
          <w:szCs w:val="24"/>
        </w:rPr>
      </w:pPr>
      <w:r w:rsidRPr="000210ED">
        <w:rPr>
          <w:sz w:val="22"/>
          <w:szCs w:val="24"/>
        </w:rPr>
        <w:t>Recurse on subsets using the remaining attributes.</w:t>
      </w:r>
    </w:p>
    <w:p w14:paraId="39142CF0" w14:textId="01B804EC" w:rsidR="000210ED" w:rsidRDefault="00B905F4" w:rsidP="000210ED">
      <w:pPr>
        <w:spacing w:line="360" w:lineRule="auto"/>
        <w:rPr>
          <w:sz w:val="22"/>
          <w:szCs w:val="24"/>
        </w:rPr>
      </w:pPr>
      <w:r>
        <w:rPr>
          <w:rFonts w:hint="eastAsia"/>
          <w:sz w:val="22"/>
          <w:szCs w:val="24"/>
        </w:rPr>
        <w:t>T</w:t>
      </w:r>
      <w:r>
        <w:rPr>
          <w:sz w:val="22"/>
          <w:szCs w:val="24"/>
        </w:rPr>
        <w:t>he main challenge that a decision tree will face is to identify which feature to split upon.</w:t>
      </w:r>
      <w:r w:rsidR="00AA5C3E">
        <w:rPr>
          <w:sz w:val="22"/>
          <w:szCs w:val="24"/>
        </w:rPr>
        <w:t xml:space="preserve"> If the segment of dataset only contains one single class, it is considered pure.</w:t>
      </w:r>
      <w:r>
        <w:rPr>
          <w:sz w:val="22"/>
          <w:szCs w:val="24"/>
        </w:rPr>
        <w:t xml:space="preserve"> C5.0 uses the concept of entropy for measuring </w:t>
      </w:r>
      <w:r w:rsidR="00AA5C3E">
        <w:rPr>
          <w:sz w:val="22"/>
          <w:szCs w:val="24"/>
        </w:rPr>
        <w:t>purity</w:t>
      </w:r>
      <w:r>
        <w:rPr>
          <w:sz w:val="22"/>
          <w:szCs w:val="24"/>
        </w:rPr>
        <w:t xml:space="preserve">. The entropy of dataset indicates how mixed the class values are: the minimum value of 0 indicates that the sample is completely homogenous, while 1 indicates </w:t>
      </w:r>
      <w:r w:rsidR="001C0BDC">
        <w:rPr>
          <w:noProof/>
          <w:sz w:val="22"/>
          <w:szCs w:val="24"/>
        </w:rPr>
        <w:lastRenderedPageBreak/>
        <w:drawing>
          <wp:anchor distT="0" distB="0" distL="114300" distR="114300" simplePos="0" relativeHeight="251687936" behindDoc="0" locked="0" layoutInCell="1" allowOverlap="1" wp14:anchorId="2CC80F86" wp14:editId="30E5443B">
            <wp:simplePos x="0" y="0"/>
            <wp:positionH relativeFrom="margin">
              <wp:align>center</wp:align>
            </wp:positionH>
            <wp:positionV relativeFrom="paragraph">
              <wp:posOffset>269875</wp:posOffset>
            </wp:positionV>
            <wp:extent cx="2110105" cy="501015"/>
            <wp:effectExtent l="0" t="0" r="4445"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0105" cy="50101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2"/>
          <w:szCs w:val="24"/>
        </w:rPr>
        <w:t>the maximum amount of disorder. The definition of entropy can be specified as:</w:t>
      </w:r>
    </w:p>
    <w:p w14:paraId="3201BC43" w14:textId="6D53FF64" w:rsidR="00B905F4" w:rsidRDefault="001C0BDC" w:rsidP="000210ED">
      <w:pPr>
        <w:spacing w:line="360" w:lineRule="auto"/>
        <w:rPr>
          <w:sz w:val="22"/>
          <w:szCs w:val="24"/>
        </w:rPr>
      </w:pPr>
      <w:r>
        <w:rPr>
          <w:noProof/>
          <w:sz w:val="22"/>
          <w:szCs w:val="24"/>
        </w:rPr>
        <w:drawing>
          <wp:anchor distT="0" distB="0" distL="114300" distR="114300" simplePos="0" relativeHeight="251688960" behindDoc="0" locked="0" layoutInCell="1" allowOverlap="1" wp14:anchorId="0F33E107" wp14:editId="2E9DD4EB">
            <wp:simplePos x="0" y="0"/>
            <wp:positionH relativeFrom="margin">
              <wp:align>center</wp:align>
            </wp:positionH>
            <wp:positionV relativeFrom="paragraph">
              <wp:posOffset>1630484</wp:posOffset>
            </wp:positionV>
            <wp:extent cx="2924175" cy="474345"/>
            <wp:effectExtent l="0" t="0" r="9525" b="190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4175" cy="47434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5F4">
        <w:rPr>
          <w:rFonts w:hint="eastAsia"/>
          <w:sz w:val="22"/>
          <w:szCs w:val="24"/>
        </w:rPr>
        <w:t>F</w:t>
      </w:r>
      <w:r w:rsidR="00B905F4">
        <w:rPr>
          <w:sz w:val="22"/>
          <w:szCs w:val="24"/>
        </w:rPr>
        <w:t xml:space="preserve">rom the equation, for a given segment of dataset S, the term </w:t>
      </w:r>
      <w:r w:rsidR="00B905F4" w:rsidRPr="00B905F4">
        <w:rPr>
          <w:i/>
          <w:iCs/>
          <w:sz w:val="22"/>
          <w:szCs w:val="24"/>
        </w:rPr>
        <w:t>c</w:t>
      </w:r>
      <w:r w:rsidR="00B905F4">
        <w:rPr>
          <w:i/>
          <w:iCs/>
          <w:sz w:val="22"/>
          <w:szCs w:val="24"/>
        </w:rPr>
        <w:t xml:space="preserve"> </w:t>
      </w:r>
      <w:r w:rsidR="00B905F4">
        <w:rPr>
          <w:sz w:val="22"/>
          <w:szCs w:val="24"/>
        </w:rPr>
        <w:t xml:space="preserve">refers to the number of different class levels, and </w:t>
      </w:r>
      <w:r w:rsidR="00B905F4" w:rsidRPr="00B905F4">
        <w:rPr>
          <w:i/>
          <w:iCs/>
          <w:sz w:val="22"/>
          <w:szCs w:val="24"/>
        </w:rPr>
        <w:t>p</w:t>
      </w:r>
      <w:r w:rsidR="00B905F4" w:rsidRPr="00B905F4">
        <w:rPr>
          <w:i/>
          <w:iCs/>
          <w:sz w:val="22"/>
          <w:szCs w:val="24"/>
          <w:vertAlign w:val="subscript"/>
        </w:rPr>
        <w:t>i</w:t>
      </w:r>
      <w:r w:rsidR="00B905F4">
        <w:rPr>
          <w:i/>
          <w:iCs/>
          <w:sz w:val="22"/>
          <w:szCs w:val="24"/>
          <w:vertAlign w:val="subscript"/>
        </w:rPr>
        <w:t xml:space="preserve"> </w:t>
      </w:r>
      <w:r w:rsidR="00B905F4">
        <w:rPr>
          <w:sz w:val="22"/>
          <w:szCs w:val="24"/>
        </w:rPr>
        <w:t xml:space="preserve">refers to the proportion of values falling into the class level </w:t>
      </w:r>
      <w:r w:rsidR="00B905F4" w:rsidRPr="00B905F4">
        <w:rPr>
          <w:i/>
          <w:iCs/>
          <w:sz w:val="22"/>
          <w:szCs w:val="24"/>
        </w:rPr>
        <w:t>i</w:t>
      </w:r>
      <w:r w:rsidR="00B905F4">
        <w:rPr>
          <w:sz w:val="22"/>
          <w:szCs w:val="24"/>
        </w:rPr>
        <w:t xml:space="preserve">. For example, suppose a </w:t>
      </w:r>
      <w:r w:rsidR="00AA5C3E">
        <w:rPr>
          <w:sz w:val="22"/>
          <w:szCs w:val="24"/>
        </w:rPr>
        <w:t>partition</w:t>
      </w:r>
      <w:r w:rsidR="00B905F4">
        <w:rPr>
          <w:sz w:val="22"/>
          <w:szCs w:val="24"/>
        </w:rPr>
        <w:t xml:space="preserve"> of data with two classes: red precenting 60% and white precenting 40%, its entropy can be calculated as:</w:t>
      </w:r>
    </w:p>
    <w:p w14:paraId="60A508E3" w14:textId="436AA54B" w:rsidR="00B905F4" w:rsidRDefault="001C0BDC" w:rsidP="000210ED">
      <w:pPr>
        <w:spacing w:line="360" w:lineRule="auto"/>
        <w:rPr>
          <w:sz w:val="22"/>
          <w:szCs w:val="24"/>
        </w:rPr>
      </w:pPr>
      <w:r>
        <w:rPr>
          <w:noProof/>
          <w:sz w:val="22"/>
          <w:szCs w:val="24"/>
        </w:rPr>
        <w:drawing>
          <wp:anchor distT="0" distB="0" distL="114300" distR="114300" simplePos="0" relativeHeight="251689984" behindDoc="0" locked="0" layoutInCell="1" allowOverlap="1" wp14:anchorId="67780BEE" wp14:editId="4F5E42EB">
            <wp:simplePos x="0" y="0"/>
            <wp:positionH relativeFrom="margin">
              <wp:align>center</wp:align>
            </wp:positionH>
            <wp:positionV relativeFrom="paragraph">
              <wp:posOffset>1952967</wp:posOffset>
            </wp:positionV>
            <wp:extent cx="3002280" cy="396875"/>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2280" cy="396875"/>
                    </a:xfrm>
                    <a:prstGeom prst="rect">
                      <a:avLst/>
                    </a:prstGeom>
                    <a:noFill/>
                    <a:ln>
                      <a:noFill/>
                    </a:ln>
                  </pic:spPr>
                </pic:pic>
              </a:graphicData>
            </a:graphic>
            <wp14:sizeRelH relativeFrom="page">
              <wp14:pctWidth>0</wp14:pctWidth>
            </wp14:sizeRelH>
            <wp14:sizeRelV relativeFrom="page">
              <wp14:pctHeight>0</wp14:pctHeight>
            </wp14:sizeRelV>
          </wp:anchor>
        </w:drawing>
      </w:r>
      <w:r w:rsidR="00AA5C3E">
        <w:rPr>
          <w:rFonts w:hint="eastAsia"/>
          <w:sz w:val="22"/>
          <w:szCs w:val="24"/>
        </w:rPr>
        <w:t>G</w:t>
      </w:r>
      <w:r w:rsidR="00AA5C3E">
        <w:rPr>
          <w:sz w:val="22"/>
          <w:szCs w:val="24"/>
        </w:rPr>
        <w:t xml:space="preserve">iven the measure of purity, the algorithm must still decide which feature to split upon. In order to figure out the answer, the algorithm uses entropy to calculate the change in homogeneity resulting from a split on each possible feature. This calculation is referred as information gain. The information gain for a feature </w:t>
      </w:r>
      <w:r w:rsidR="00AA5C3E" w:rsidRPr="00AA5C3E">
        <w:rPr>
          <w:i/>
          <w:iCs/>
          <w:sz w:val="22"/>
          <w:szCs w:val="24"/>
        </w:rPr>
        <w:t>F</w:t>
      </w:r>
      <w:r w:rsidR="00AA5C3E">
        <w:rPr>
          <w:sz w:val="22"/>
          <w:szCs w:val="24"/>
        </w:rPr>
        <w:t xml:space="preserve"> is calculated depending on the difference between entropy in the segment before the split (S</w:t>
      </w:r>
      <w:r w:rsidR="00AA5C3E">
        <w:rPr>
          <w:sz w:val="22"/>
          <w:szCs w:val="24"/>
          <w:vertAlign w:val="subscript"/>
        </w:rPr>
        <w:t>1</w:t>
      </w:r>
      <w:r w:rsidR="00AA5C3E">
        <w:rPr>
          <w:sz w:val="22"/>
          <w:szCs w:val="24"/>
        </w:rPr>
        <w:t>), and the partitions resulting from the split (S</w:t>
      </w:r>
      <w:r w:rsidR="00AA5C3E">
        <w:rPr>
          <w:sz w:val="22"/>
          <w:szCs w:val="24"/>
          <w:vertAlign w:val="subscript"/>
        </w:rPr>
        <w:t>2</w:t>
      </w:r>
      <w:r w:rsidR="00AA5C3E">
        <w:rPr>
          <w:sz w:val="22"/>
          <w:szCs w:val="24"/>
        </w:rPr>
        <w:t>). That is:</w:t>
      </w:r>
    </w:p>
    <w:p w14:paraId="69444A6E" w14:textId="34FB07A8" w:rsidR="00AA5C3E" w:rsidRDefault="00AA5C3E" w:rsidP="000210ED">
      <w:pPr>
        <w:spacing w:line="360" w:lineRule="auto"/>
        <w:rPr>
          <w:sz w:val="22"/>
          <w:szCs w:val="24"/>
        </w:rPr>
      </w:pPr>
      <w:r>
        <w:rPr>
          <w:noProof/>
          <w:sz w:val="22"/>
          <w:szCs w:val="24"/>
        </w:rPr>
        <w:drawing>
          <wp:anchor distT="0" distB="0" distL="114300" distR="114300" simplePos="0" relativeHeight="251691008" behindDoc="0" locked="0" layoutInCell="1" allowOverlap="1" wp14:anchorId="45476392" wp14:editId="3BD115C3">
            <wp:simplePos x="0" y="0"/>
            <wp:positionH relativeFrom="margin">
              <wp:align>center</wp:align>
            </wp:positionH>
            <wp:positionV relativeFrom="paragraph">
              <wp:posOffset>1583299</wp:posOffset>
            </wp:positionV>
            <wp:extent cx="2292985" cy="589280"/>
            <wp:effectExtent l="0" t="0" r="0" b="127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92985" cy="5892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2"/>
          <w:szCs w:val="24"/>
        </w:rPr>
        <w:t>O</w:t>
      </w:r>
      <w:r>
        <w:rPr>
          <w:sz w:val="22"/>
          <w:szCs w:val="24"/>
        </w:rPr>
        <w:t>ne complication is that after a split, the dataset is divided into more one partition. Therefore, the function to calculate Entropy (S</w:t>
      </w:r>
      <w:r>
        <w:rPr>
          <w:sz w:val="22"/>
          <w:szCs w:val="24"/>
          <w:vertAlign w:val="subscript"/>
        </w:rPr>
        <w:t>2</w:t>
      </w:r>
      <w:r>
        <w:rPr>
          <w:sz w:val="22"/>
          <w:szCs w:val="24"/>
        </w:rPr>
        <w:t>) needs to consider the total entropy across all of the partitions. In accomplishing this by weighing each partition’s entropy by the proportion of records falling into that partition, which can be expressed by the following formula:</w:t>
      </w:r>
    </w:p>
    <w:p w14:paraId="384115FA" w14:textId="469A1A97" w:rsidR="00AA5C3E" w:rsidRPr="00AA5C3E" w:rsidRDefault="00AA5C3E" w:rsidP="000210ED">
      <w:pPr>
        <w:spacing w:line="360" w:lineRule="auto"/>
        <w:rPr>
          <w:rFonts w:hint="eastAsia"/>
          <w:sz w:val="22"/>
          <w:szCs w:val="24"/>
        </w:rPr>
      </w:pPr>
      <w:r>
        <w:rPr>
          <w:rFonts w:hint="eastAsia"/>
          <w:sz w:val="22"/>
          <w:szCs w:val="24"/>
        </w:rPr>
        <w:t>T</w:t>
      </w:r>
      <w:r>
        <w:rPr>
          <w:sz w:val="22"/>
          <w:szCs w:val="24"/>
        </w:rPr>
        <w:t>he higher the information gain, the better a feature is at creating homogenous groups after a split on that feature thus splitting upon it.</w:t>
      </w:r>
    </w:p>
    <w:p w14:paraId="30F3C1DC" w14:textId="72886EC9" w:rsidR="005350B1" w:rsidRDefault="00525D0E" w:rsidP="008C4A6C">
      <w:pPr>
        <w:spacing w:line="360" w:lineRule="auto"/>
        <w:rPr>
          <w:sz w:val="22"/>
          <w:szCs w:val="24"/>
        </w:rPr>
      </w:pPr>
      <w:ins w:id="177" w:author="Sky" w:date="2021-01-17T22:45:00Z">
        <w:r>
          <w:rPr>
            <w:rFonts w:hint="eastAsia"/>
            <w:sz w:val="22"/>
            <w:szCs w:val="24"/>
          </w:rPr>
          <w:t xml:space="preserve">Although Logic Regression is </w:t>
        </w:r>
      </w:ins>
      <w:r>
        <w:rPr>
          <w:sz w:val="22"/>
          <w:szCs w:val="24"/>
        </w:rPr>
        <w:t>remarkably effective</w:t>
      </w:r>
      <w:ins w:id="178" w:author="Sky" w:date="2021-01-17T22:45:00Z">
        <w:r>
          <w:rPr>
            <w:rFonts w:hint="eastAsia"/>
            <w:sz w:val="22"/>
            <w:szCs w:val="24"/>
          </w:rPr>
          <w:t xml:space="preserve"> for linearly separable case, it is not the case for linearly inseparable case. Decision tree is inherently nonlinear, in other words, the decision tree can discover and learn those nonlinear patterns in the data</w:t>
        </w:r>
      </w:ins>
      <w:r w:rsidR="000210ED">
        <w:rPr>
          <w:sz w:val="22"/>
          <w:szCs w:val="24"/>
        </w:rPr>
        <w:t>set</w:t>
      </w:r>
      <w:r w:rsidR="005350B1">
        <w:rPr>
          <w:sz w:val="22"/>
          <w:szCs w:val="24"/>
        </w:rPr>
        <w:t>. Therefore,</w:t>
      </w:r>
      <w:ins w:id="179" w:author="Sky" w:date="2021-01-17T22:45:00Z">
        <w:r>
          <w:rPr>
            <w:rFonts w:hint="eastAsia"/>
            <w:sz w:val="22"/>
            <w:szCs w:val="24"/>
          </w:rPr>
          <w:t xml:space="preserve"> it can do a good job of classifying nonlinear dataset.</w:t>
        </w:r>
      </w:ins>
    </w:p>
    <w:p w14:paraId="2BCE5F59" w14:textId="77777777" w:rsidR="005350B1" w:rsidRDefault="00525D0E" w:rsidP="008C4A6C">
      <w:pPr>
        <w:spacing w:line="360" w:lineRule="auto"/>
        <w:rPr>
          <w:sz w:val="22"/>
          <w:szCs w:val="24"/>
        </w:rPr>
      </w:pPr>
      <w:ins w:id="180" w:author="Sky" w:date="2021-01-17T22:45:00Z">
        <w:r>
          <w:rPr>
            <w:rFonts w:hint="eastAsia"/>
            <w:sz w:val="22"/>
            <w:szCs w:val="24"/>
          </w:rPr>
          <w:t>At the same time, the data</w:t>
        </w:r>
      </w:ins>
      <w:r w:rsidR="00B905F4">
        <w:rPr>
          <w:sz w:val="22"/>
          <w:szCs w:val="24"/>
        </w:rPr>
        <w:t>set</w:t>
      </w:r>
      <w:ins w:id="181" w:author="Sky" w:date="2021-01-17T22:45:00Z">
        <w:r>
          <w:rPr>
            <w:rFonts w:hint="eastAsia"/>
            <w:sz w:val="22"/>
            <w:szCs w:val="24"/>
          </w:rPr>
          <w:t xml:space="preserve"> preparation of the decision tree is </w:t>
        </w:r>
      </w:ins>
      <w:r>
        <w:rPr>
          <w:sz w:val="22"/>
          <w:szCs w:val="24"/>
        </w:rPr>
        <w:t>quite simple</w:t>
      </w:r>
      <w:ins w:id="182" w:author="Sky" w:date="2021-01-17T22:46:00Z">
        <w:r>
          <w:rPr>
            <w:rFonts w:hint="eastAsia"/>
            <w:sz w:val="22"/>
            <w:szCs w:val="24"/>
          </w:rPr>
          <w:t xml:space="preserve">. For example, it </w:t>
        </w:r>
      </w:ins>
      <w:ins w:id="183" w:author="Sky" w:date="2021-01-17T22:45:00Z">
        <w:r>
          <w:rPr>
            <w:rFonts w:hint="eastAsia"/>
            <w:sz w:val="22"/>
            <w:szCs w:val="24"/>
          </w:rPr>
          <w:t xml:space="preserve">does not need </w:t>
        </w:r>
      </w:ins>
      <w:ins w:id="184" w:author="Sky" w:date="2021-01-17T22:46:00Z">
        <w:r>
          <w:rPr>
            <w:rFonts w:hint="eastAsia"/>
            <w:sz w:val="22"/>
            <w:szCs w:val="24"/>
          </w:rPr>
          <w:t xml:space="preserve">data </w:t>
        </w:r>
      </w:ins>
      <w:ins w:id="185" w:author="Sky" w:date="2021-01-17T22:45:00Z">
        <w:r>
          <w:rPr>
            <w:rFonts w:hint="eastAsia"/>
            <w:sz w:val="22"/>
            <w:szCs w:val="24"/>
          </w:rPr>
          <w:t xml:space="preserve">normalization, </w:t>
        </w:r>
      </w:ins>
      <w:ins w:id="186" w:author="Sky" w:date="2021-01-17T22:46:00Z">
        <w:r>
          <w:rPr>
            <w:rFonts w:hint="eastAsia"/>
            <w:sz w:val="22"/>
            <w:szCs w:val="24"/>
          </w:rPr>
          <w:t xml:space="preserve">and it </w:t>
        </w:r>
      </w:ins>
      <w:ins w:id="187" w:author="Sky" w:date="2021-01-17T22:45:00Z">
        <w:r>
          <w:rPr>
            <w:rFonts w:hint="eastAsia"/>
            <w:sz w:val="22"/>
            <w:szCs w:val="24"/>
          </w:rPr>
          <w:t xml:space="preserve">can also be applied to the </w:t>
        </w:r>
      </w:ins>
      <w:ins w:id="188" w:author="Sky" w:date="2021-01-17T22:46:00Z">
        <w:r>
          <w:rPr>
            <w:rFonts w:hint="eastAsia"/>
            <w:sz w:val="22"/>
            <w:szCs w:val="24"/>
          </w:rPr>
          <w:t xml:space="preserve">categorical </w:t>
        </w:r>
      </w:ins>
      <w:ins w:id="189" w:author="Sky" w:date="2021-01-17T22:45:00Z">
        <w:r>
          <w:rPr>
            <w:rFonts w:hint="eastAsia"/>
            <w:sz w:val="22"/>
            <w:szCs w:val="24"/>
          </w:rPr>
          <w:t xml:space="preserve">feature. </w:t>
        </w:r>
      </w:ins>
    </w:p>
    <w:p w14:paraId="79020F3B" w14:textId="77777777" w:rsidR="005350B1" w:rsidRDefault="00525D0E" w:rsidP="008C4A6C">
      <w:pPr>
        <w:spacing w:line="360" w:lineRule="auto"/>
        <w:rPr>
          <w:sz w:val="22"/>
          <w:szCs w:val="24"/>
        </w:rPr>
      </w:pPr>
      <w:ins w:id="190" w:author="Sky" w:date="2021-01-17T22:45:00Z">
        <w:r>
          <w:rPr>
            <w:rFonts w:hint="eastAsia"/>
            <w:sz w:val="22"/>
            <w:szCs w:val="24"/>
          </w:rPr>
          <w:t xml:space="preserve">Although decision trees tend to have more serious </w:t>
        </w:r>
      </w:ins>
      <w:ins w:id="191" w:author="Sky" w:date="2021-01-17T22:46:00Z">
        <w:r>
          <w:rPr>
            <w:rFonts w:hint="eastAsia"/>
            <w:sz w:val="22"/>
            <w:szCs w:val="24"/>
          </w:rPr>
          <w:t>over-fit</w:t>
        </w:r>
      </w:ins>
      <w:r w:rsidR="00B905F4">
        <w:rPr>
          <w:sz w:val="22"/>
          <w:szCs w:val="24"/>
        </w:rPr>
        <w:t>ting</w:t>
      </w:r>
      <w:ins w:id="192" w:author="Sky" w:date="2021-01-17T22:46:00Z">
        <w:r>
          <w:rPr>
            <w:rFonts w:hint="eastAsia"/>
            <w:sz w:val="22"/>
            <w:szCs w:val="24"/>
          </w:rPr>
          <w:t xml:space="preserve"> </w:t>
        </w:r>
      </w:ins>
      <w:ins w:id="193" w:author="Sky" w:date="2021-01-17T22:45:00Z">
        <w:r>
          <w:rPr>
            <w:rFonts w:hint="eastAsia"/>
            <w:sz w:val="22"/>
            <w:szCs w:val="24"/>
          </w:rPr>
          <w:t xml:space="preserve">problems, the risk of </w:t>
        </w:r>
      </w:ins>
      <w:ins w:id="194" w:author="Sky" w:date="2021-01-17T22:46:00Z">
        <w:r>
          <w:rPr>
            <w:rFonts w:hint="eastAsia"/>
            <w:sz w:val="22"/>
            <w:szCs w:val="24"/>
          </w:rPr>
          <w:t>over-fit</w:t>
        </w:r>
      </w:ins>
      <w:r w:rsidR="00B905F4">
        <w:rPr>
          <w:sz w:val="22"/>
          <w:szCs w:val="24"/>
        </w:rPr>
        <w:t>ting</w:t>
      </w:r>
      <w:ins w:id="195" w:author="Sky" w:date="2021-01-17T22:46:00Z">
        <w:r>
          <w:rPr>
            <w:rFonts w:hint="eastAsia"/>
            <w:sz w:val="22"/>
            <w:szCs w:val="24"/>
          </w:rPr>
          <w:t xml:space="preserve"> </w:t>
        </w:r>
      </w:ins>
      <w:ins w:id="196" w:author="Sky" w:date="2021-01-17T22:45:00Z">
        <w:r>
          <w:rPr>
            <w:rFonts w:hint="eastAsia"/>
            <w:sz w:val="22"/>
            <w:szCs w:val="24"/>
          </w:rPr>
          <w:lastRenderedPageBreak/>
          <w:t xml:space="preserve">can be reduced by limiting the depth of the decision tree. As with the coefficient of weight decay selected in the above logistic regression, the </w:t>
        </w:r>
      </w:ins>
      <w:ins w:id="197" w:author="Sky" w:date="2021-01-17T22:47:00Z">
        <w:r>
          <w:rPr>
            <w:rFonts w:hint="eastAsia"/>
            <w:sz w:val="22"/>
            <w:szCs w:val="24"/>
          </w:rPr>
          <w:t xml:space="preserve">tree </w:t>
        </w:r>
      </w:ins>
      <w:ins w:id="198" w:author="Sky" w:date="2021-01-17T22:45:00Z">
        <w:r>
          <w:rPr>
            <w:rFonts w:hint="eastAsia"/>
            <w:sz w:val="22"/>
            <w:szCs w:val="24"/>
          </w:rPr>
          <w:t>depth selection</w:t>
        </w:r>
      </w:ins>
      <w:ins w:id="199" w:author="Sky" w:date="2021-01-17T22:47:00Z">
        <w:r>
          <w:rPr>
            <w:rFonts w:hint="eastAsia"/>
            <w:sz w:val="22"/>
            <w:szCs w:val="24"/>
          </w:rPr>
          <w:t xml:space="preserve">, </w:t>
        </w:r>
      </w:ins>
      <w:ins w:id="200" w:author="Sky" w:date="2021-01-17T22:45:00Z">
        <w:r>
          <w:rPr>
            <w:rFonts w:hint="eastAsia"/>
            <w:sz w:val="22"/>
            <w:szCs w:val="24"/>
          </w:rPr>
          <w:t xml:space="preserve">in this </w:t>
        </w:r>
      </w:ins>
      <w:r w:rsidR="00B905F4">
        <w:rPr>
          <w:sz w:val="22"/>
          <w:szCs w:val="24"/>
        </w:rPr>
        <w:t>project</w:t>
      </w:r>
      <w:ins w:id="201" w:author="Sky" w:date="2021-01-17T22:47:00Z">
        <w:r>
          <w:rPr>
            <w:rFonts w:hint="eastAsia"/>
            <w:sz w:val="22"/>
            <w:szCs w:val="24"/>
          </w:rPr>
          <w:t>,</w:t>
        </w:r>
      </w:ins>
      <w:ins w:id="202" w:author="Sky" w:date="2021-01-17T22:45:00Z">
        <w:r>
          <w:rPr>
            <w:rFonts w:hint="eastAsia"/>
            <w:sz w:val="22"/>
            <w:szCs w:val="24"/>
          </w:rPr>
          <w:t xml:space="preserve"> </w:t>
        </w:r>
      </w:ins>
      <w:ins w:id="203" w:author="Sky" w:date="2021-01-17T22:47:00Z">
        <w:r>
          <w:rPr>
            <w:rFonts w:hint="eastAsia"/>
            <w:sz w:val="22"/>
            <w:szCs w:val="24"/>
          </w:rPr>
          <w:t xml:space="preserve">is made </w:t>
        </w:r>
      </w:ins>
      <w:ins w:id="204" w:author="Sky" w:date="2021-01-17T22:45:00Z">
        <w:r>
          <w:rPr>
            <w:rFonts w:hint="eastAsia"/>
            <w:sz w:val="22"/>
            <w:szCs w:val="24"/>
          </w:rPr>
          <w:t>through cross</w:t>
        </w:r>
      </w:ins>
      <w:r w:rsidR="00B905F4">
        <w:rPr>
          <w:sz w:val="22"/>
          <w:szCs w:val="24"/>
        </w:rPr>
        <w:t xml:space="preserve"> </w:t>
      </w:r>
      <w:ins w:id="205" w:author="Sky" w:date="2021-01-17T22:45:00Z">
        <w:r>
          <w:rPr>
            <w:rFonts w:hint="eastAsia"/>
            <w:sz w:val="22"/>
            <w:szCs w:val="24"/>
          </w:rPr>
          <w:t xml:space="preserve">validation. </w:t>
        </w:r>
      </w:ins>
    </w:p>
    <w:p w14:paraId="1C7F6C5F" w14:textId="17EE0CC9" w:rsidR="002728CB" w:rsidRDefault="00525D0E" w:rsidP="008C4A6C">
      <w:pPr>
        <w:spacing w:line="360" w:lineRule="auto"/>
        <w:rPr>
          <w:sz w:val="22"/>
          <w:szCs w:val="24"/>
        </w:rPr>
      </w:pPr>
      <w:ins w:id="206" w:author="Sky" w:date="2021-01-17T22:47:00Z">
        <w:r>
          <w:rPr>
            <w:rFonts w:hint="eastAsia"/>
            <w:sz w:val="22"/>
            <w:szCs w:val="24"/>
          </w:rPr>
          <w:t>Note</w:t>
        </w:r>
      </w:ins>
      <w:r w:rsidR="00113C24">
        <w:rPr>
          <w:sz w:val="22"/>
          <w:szCs w:val="24"/>
        </w:rPr>
        <w:t>,</w:t>
      </w:r>
      <w:ins w:id="207" w:author="Sky" w:date="2021-01-17T22:47:00Z">
        <w:r>
          <w:rPr>
            <w:rFonts w:hint="eastAsia"/>
            <w:sz w:val="22"/>
            <w:szCs w:val="24"/>
          </w:rPr>
          <w:t xml:space="preserve"> although </w:t>
        </w:r>
      </w:ins>
      <w:ins w:id="208" w:author="Sky" w:date="2021-01-17T22:45:00Z">
        <w:r>
          <w:rPr>
            <w:rFonts w:hint="eastAsia"/>
            <w:sz w:val="22"/>
            <w:szCs w:val="24"/>
          </w:rPr>
          <w:t xml:space="preserve">decision tree could accept categorical feature as input, </w:t>
        </w:r>
      </w:ins>
      <w:r w:rsidR="00113C24">
        <w:rPr>
          <w:sz w:val="22"/>
          <w:szCs w:val="24"/>
        </w:rPr>
        <w:t>it is still necessary to</w:t>
      </w:r>
      <w:ins w:id="209" w:author="Sky" w:date="2021-01-17T22:45:00Z">
        <w:r>
          <w:rPr>
            <w:rFonts w:hint="eastAsia"/>
            <w:sz w:val="22"/>
            <w:szCs w:val="24"/>
          </w:rPr>
          <w:t xml:space="preserve"> use the one-hot encoding feature for consistency</w:t>
        </w:r>
      </w:ins>
      <w:ins w:id="210" w:author="Sky" w:date="2021-01-17T22:47:00Z">
        <w:r>
          <w:rPr>
            <w:rFonts w:hint="eastAsia"/>
            <w:sz w:val="22"/>
            <w:szCs w:val="24"/>
          </w:rPr>
          <w:t xml:space="preserve"> with other selected models</w:t>
        </w:r>
      </w:ins>
      <w:ins w:id="211" w:author="Sky" w:date="2021-01-17T22:45:00Z">
        <w:r>
          <w:rPr>
            <w:rFonts w:hint="eastAsia"/>
            <w:sz w:val="22"/>
            <w:szCs w:val="24"/>
          </w:rPr>
          <w:t>.</w:t>
        </w:r>
      </w:ins>
    </w:p>
    <w:p w14:paraId="226D4640" w14:textId="44DCCAE1" w:rsidR="002728CB" w:rsidRDefault="009C4857" w:rsidP="008C4A6C">
      <w:pPr>
        <w:spacing w:line="360" w:lineRule="auto"/>
        <w:rPr>
          <w:sz w:val="22"/>
          <w:szCs w:val="24"/>
        </w:rPr>
      </w:pPr>
      <w:r>
        <w:rPr>
          <w:rFonts w:hint="eastAsia"/>
          <w:noProof/>
          <w:sz w:val="22"/>
          <w:szCs w:val="24"/>
        </w:rPr>
        <w:drawing>
          <wp:anchor distT="0" distB="0" distL="114300" distR="114300" simplePos="0" relativeHeight="251665408" behindDoc="0" locked="0" layoutInCell="1" allowOverlap="1" wp14:anchorId="10B20C02" wp14:editId="2A511177">
            <wp:simplePos x="0" y="0"/>
            <wp:positionH relativeFrom="margin">
              <wp:align>center</wp:align>
            </wp:positionH>
            <wp:positionV relativeFrom="paragraph">
              <wp:posOffset>611896</wp:posOffset>
            </wp:positionV>
            <wp:extent cx="5158740" cy="4563110"/>
            <wp:effectExtent l="0" t="0" r="0" b="0"/>
            <wp:wrapTopAndBottom/>
            <wp:docPr id="11" name="ECB019B1-382A-4266-B25C-5B523AA43C14-1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11" descr="qt_temp"/>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158740" cy="4563110"/>
                    </a:xfrm>
                    <a:prstGeom prst="rect">
                      <a:avLst/>
                    </a:prstGeom>
                  </pic:spPr>
                </pic:pic>
              </a:graphicData>
            </a:graphic>
            <wp14:sizeRelH relativeFrom="page">
              <wp14:pctWidth>0</wp14:pctWidth>
            </wp14:sizeRelH>
            <wp14:sizeRelV relativeFrom="page">
              <wp14:pctHeight>0</wp14:pctHeight>
            </wp14:sizeRelV>
          </wp:anchor>
        </w:drawing>
      </w:r>
      <w:r w:rsidR="002728CB">
        <w:rPr>
          <w:rFonts w:hint="eastAsia"/>
          <w:sz w:val="22"/>
          <w:szCs w:val="24"/>
        </w:rPr>
        <w:t>F</w:t>
      </w:r>
      <w:r w:rsidR="002728CB">
        <w:rPr>
          <w:sz w:val="22"/>
          <w:szCs w:val="24"/>
        </w:rPr>
        <w:t>inally, a simple decision tree example with max depth equals to 4 is shown in figure below describing approach of decision tree estimator in this project.</w:t>
      </w:r>
    </w:p>
    <w:p w14:paraId="001A97F9" w14:textId="75BF3EE5" w:rsidR="00B905F4" w:rsidRPr="002728CB" w:rsidRDefault="002728CB" w:rsidP="008C4A6C">
      <w:pPr>
        <w:pStyle w:val="3"/>
        <w:numPr>
          <w:ilvl w:val="2"/>
          <w:numId w:val="1"/>
        </w:numPr>
        <w:spacing w:line="360" w:lineRule="auto"/>
        <w:rPr>
          <w:rFonts w:hint="eastAsia"/>
          <w:sz w:val="28"/>
          <w:szCs w:val="28"/>
        </w:rPr>
      </w:pPr>
      <w:r>
        <w:rPr>
          <w:rFonts w:hint="eastAsia"/>
          <w:sz w:val="28"/>
          <w:szCs w:val="28"/>
        </w:rPr>
        <w:t>S</w:t>
      </w:r>
      <w:r>
        <w:rPr>
          <w:sz w:val="28"/>
          <w:szCs w:val="28"/>
        </w:rPr>
        <w:t>upport Vector Machine</w:t>
      </w:r>
    </w:p>
    <w:p w14:paraId="4406B8A2" w14:textId="0D72F931" w:rsidR="00525D0E" w:rsidRPr="00836D29" w:rsidRDefault="00525D0E" w:rsidP="00525D0E">
      <w:pPr>
        <w:spacing w:line="360" w:lineRule="auto"/>
        <w:rPr>
          <w:del w:id="212" w:author="Sky" w:date="2021-01-17T22:59:00Z"/>
          <w:sz w:val="22"/>
          <w:szCs w:val="24"/>
          <w:rPrChange w:id="213" w:author="Sky" w:date="2021-01-17T22:49:00Z">
            <w:rPr>
              <w:del w:id="214" w:author="Sky" w:date="2021-01-17T22:59:00Z"/>
              <w:b/>
              <w:bCs/>
              <w:sz w:val="22"/>
              <w:szCs w:val="24"/>
            </w:rPr>
          </w:rPrChange>
        </w:rPr>
      </w:pPr>
      <w:ins w:id="215" w:author="Sky" w:date="2021-01-17T22:54:00Z">
        <w:r>
          <w:rPr>
            <w:rFonts w:hint="eastAsia"/>
            <w:sz w:val="22"/>
            <w:szCs w:val="24"/>
          </w:rPr>
          <w:t xml:space="preserve">For more robust predictions, </w:t>
        </w:r>
      </w:ins>
      <w:ins w:id="216" w:author="Sky" w:date="2021-01-17T22:55:00Z">
        <w:r>
          <w:rPr>
            <w:rFonts w:hint="eastAsia"/>
            <w:sz w:val="22"/>
            <w:szCs w:val="24"/>
          </w:rPr>
          <w:t>Support Vector Machine</w:t>
        </w:r>
      </w:ins>
      <w:ins w:id="217" w:author="Sky" w:date="2021-01-17T22:54:00Z">
        <w:r>
          <w:rPr>
            <w:rFonts w:hint="eastAsia"/>
            <w:sz w:val="22"/>
            <w:szCs w:val="24"/>
          </w:rPr>
          <w:t xml:space="preserve"> </w:t>
        </w:r>
      </w:ins>
      <w:r w:rsidR="005350B1">
        <w:rPr>
          <w:sz w:val="22"/>
          <w:szCs w:val="24"/>
        </w:rPr>
        <w:t>is</w:t>
      </w:r>
      <w:ins w:id="218" w:author="Sky" w:date="2021-01-17T22:54:00Z">
        <w:r>
          <w:rPr>
            <w:rFonts w:hint="eastAsia"/>
            <w:sz w:val="22"/>
            <w:szCs w:val="24"/>
          </w:rPr>
          <w:t xml:space="preserve"> added to the </w:t>
        </w:r>
      </w:ins>
      <w:r w:rsidR="005350B1">
        <w:rPr>
          <w:sz w:val="22"/>
          <w:szCs w:val="24"/>
        </w:rPr>
        <w:t>list of estimators used</w:t>
      </w:r>
      <w:ins w:id="219" w:author="Sky" w:date="2021-01-17T22:54:00Z">
        <w:r>
          <w:rPr>
            <w:rFonts w:hint="eastAsia"/>
            <w:sz w:val="22"/>
            <w:szCs w:val="24"/>
          </w:rPr>
          <w:t xml:space="preserve"> in addition to the previously mentioned logistic regression and decision tree.</w:t>
        </w:r>
      </w:ins>
      <w:ins w:id="220" w:author="Sky" w:date="2021-01-17T22:55:00Z">
        <w:r>
          <w:rPr>
            <w:rFonts w:hint="eastAsia"/>
            <w:sz w:val="22"/>
            <w:szCs w:val="24"/>
          </w:rPr>
          <w:t xml:space="preserve"> </w:t>
        </w:r>
      </w:ins>
    </w:p>
    <w:p w14:paraId="1413474F" w14:textId="77777777" w:rsidR="005350B1" w:rsidRDefault="005350B1" w:rsidP="00525D0E">
      <w:pPr>
        <w:spacing w:line="360" w:lineRule="auto"/>
        <w:rPr>
          <w:sz w:val="22"/>
          <w:szCs w:val="24"/>
        </w:rPr>
      </w:pPr>
      <w:r>
        <w:rPr>
          <w:sz w:val="22"/>
          <w:szCs w:val="24"/>
        </w:rPr>
        <w:t>In general</w:t>
      </w:r>
      <w:r w:rsidR="00525D0E">
        <w:rPr>
          <w:rFonts w:hint="eastAsia"/>
          <w:sz w:val="22"/>
          <w:szCs w:val="24"/>
        </w:rPr>
        <w:t>, Support Vector Machine</w:t>
      </w:r>
      <w:del w:id="221" w:author="Sky" w:date="2021-01-17T22:55:00Z">
        <w:r w:rsidR="00525D0E">
          <w:rPr>
            <w:rFonts w:hint="eastAsia"/>
            <w:sz w:val="22"/>
            <w:szCs w:val="24"/>
          </w:rPr>
          <w:delText>s</w:delText>
        </w:r>
      </w:del>
      <w:r w:rsidR="00525D0E">
        <w:rPr>
          <w:rFonts w:hint="eastAsia"/>
          <w:sz w:val="22"/>
          <w:szCs w:val="24"/>
        </w:rPr>
        <w:t xml:space="preserve"> is considered to be a classification approach, </w:t>
      </w:r>
      <w:r>
        <w:rPr>
          <w:sz w:val="22"/>
          <w:szCs w:val="24"/>
        </w:rPr>
        <w:t>but it</w:t>
      </w:r>
      <w:r w:rsidR="00525D0E">
        <w:rPr>
          <w:rFonts w:hint="eastAsia"/>
          <w:sz w:val="22"/>
          <w:szCs w:val="24"/>
        </w:rPr>
        <w:t xml:space="preserve"> can be employed in both types of classification and regression problems.</w:t>
      </w:r>
    </w:p>
    <w:p w14:paraId="50E601AF" w14:textId="5D9DD0AF" w:rsidR="00525D0E" w:rsidRDefault="005350B1" w:rsidP="00525D0E">
      <w:pPr>
        <w:spacing w:line="360" w:lineRule="auto"/>
        <w:rPr>
          <w:ins w:id="222" w:author="Sky" w:date="2021-01-17T22:59:00Z"/>
          <w:sz w:val="22"/>
          <w:szCs w:val="24"/>
        </w:rPr>
      </w:pPr>
      <w:r>
        <w:rPr>
          <w:sz w:val="22"/>
          <w:szCs w:val="24"/>
        </w:rPr>
        <w:t>SVM</w:t>
      </w:r>
      <w:r w:rsidR="00525D0E">
        <w:rPr>
          <w:rFonts w:hint="eastAsia"/>
          <w:sz w:val="22"/>
          <w:szCs w:val="24"/>
        </w:rPr>
        <w:t xml:space="preserve"> </w:t>
      </w:r>
      <w:r>
        <w:rPr>
          <w:sz w:val="22"/>
          <w:szCs w:val="24"/>
        </w:rPr>
        <w:t>is able to</w:t>
      </w:r>
      <w:r w:rsidR="00525D0E">
        <w:rPr>
          <w:rFonts w:hint="eastAsia"/>
          <w:sz w:val="22"/>
          <w:szCs w:val="24"/>
        </w:rPr>
        <w:t xml:space="preserve"> handle multiple continuous and categorical variables</w:t>
      </w:r>
      <w:r>
        <w:rPr>
          <w:sz w:val="22"/>
          <w:szCs w:val="24"/>
        </w:rPr>
        <w:t xml:space="preserve"> easily</w:t>
      </w:r>
      <w:r w:rsidR="00525D0E">
        <w:rPr>
          <w:rFonts w:hint="eastAsia"/>
          <w:sz w:val="22"/>
          <w:szCs w:val="24"/>
        </w:rPr>
        <w:t xml:space="preserve">. </w:t>
      </w:r>
      <w:r>
        <w:rPr>
          <w:sz w:val="22"/>
          <w:szCs w:val="24"/>
        </w:rPr>
        <w:t>By first</w:t>
      </w:r>
      <w:r w:rsidR="00525D0E">
        <w:rPr>
          <w:rFonts w:hint="eastAsia"/>
          <w:sz w:val="22"/>
          <w:szCs w:val="24"/>
        </w:rPr>
        <w:t xml:space="preserve"> construct</w:t>
      </w:r>
      <w:r>
        <w:rPr>
          <w:sz w:val="22"/>
          <w:szCs w:val="24"/>
        </w:rPr>
        <w:t>ing</w:t>
      </w:r>
      <w:r w:rsidR="00525D0E">
        <w:rPr>
          <w:rFonts w:hint="eastAsia"/>
          <w:sz w:val="22"/>
          <w:szCs w:val="24"/>
        </w:rPr>
        <w:t xml:space="preserve"> </w:t>
      </w:r>
      <w:r w:rsidR="00525D0E">
        <w:rPr>
          <w:rFonts w:hint="eastAsia"/>
          <w:sz w:val="22"/>
          <w:szCs w:val="24"/>
        </w:rPr>
        <w:lastRenderedPageBreak/>
        <w:t>a hyper-plane in multidimensional space</w:t>
      </w:r>
      <w:r>
        <w:rPr>
          <w:sz w:val="22"/>
          <w:szCs w:val="24"/>
        </w:rPr>
        <w:t>, it</w:t>
      </w:r>
      <w:r w:rsidR="00525D0E">
        <w:rPr>
          <w:rFonts w:hint="eastAsia"/>
          <w:sz w:val="22"/>
          <w:szCs w:val="24"/>
        </w:rPr>
        <w:t xml:space="preserve"> separate</w:t>
      </w:r>
      <w:r>
        <w:rPr>
          <w:sz w:val="22"/>
          <w:szCs w:val="24"/>
        </w:rPr>
        <w:t>s</w:t>
      </w:r>
      <w:r w:rsidR="00525D0E">
        <w:rPr>
          <w:rFonts w:hint="eastAsia"/>
          <w:sz w:val="22"/>
          <w:szCs w:val="24"/>
        </w:rPr>
        <w:t xml:space="preserve"> different classes</w:t>
      </w:r>
      <w:r>
        <w:rPr>
          <w:sz w:val="22"/>
          <w:szCs w:val="24"/>
        </w:rPr>
        <w:t xml:space="preserve"> of the dataset</w:t>
      </w:r>
      <w:r w:rsidR="00525D0E">
        <w:rPr>
          <w:rFonts w:hint="eastAsia"/>
          <w:sz w:val="22"/>
          <w:szCs w:val="24"/>
        </w:rPr>
        <w:t xml:space="preserve">. </w:t>
      </w:r>
      <w:r>
        <w:rPr>
          <w:sz w:val="22"/>
          <w:szCs w:val="24"/>
        </w:rPr>
        <w:t>Meanwhile, o</w:t>
      </w:r>
      <w:r w:rsidR="00525D0E">
        <w:rPr>
          <w:rFonts w:hint="eastAsia"/>
          <w:sz w:val="22"/>
          <w:szCs w:val="24"/>
        </w:rPr>
        <w:t xml:space="preserve">ptimal hyper-plane </w:t>
      </w:r>
      <w:r>
        <w:rPr>
          <w:sz w:val="22"/>
          <w:szCs w:val="24"/>
        </w:rPr>
        <w:t xml:space="preserve">is generated </w:t>
      </w:r>
      <w:r w:rsidR="00525D0E">
        <w:rPr>
          <w:rFonts w:hint="eastAsia"/>
          <w:sz w:val="22"/>
          <w:szCs w:val="24"/>
        </w:rPr>
        <w:t xml:space="preserve">in an iterative manner, which is used to minimize </w:t>
      </w:r>
      <w:r>
        <w:rPr>
          <w:sz w:val="22"/>
          <w:szCs w:val="24"/>
        </w:rPr>
        <w:t xml:space="preserve">the </w:t>
      </w:r>
      <w:r w:rsidR="00525D0E">
        <w:rPr>
          <w:rFonts w:hint="eastAsia"/>
          <w:sz w:val="22"/>
          <w:szCs w:val="24"/>
        </w:rPr>
        <w:t>error</w:t>
      </w:r>
      <w:r>
        <w:rPr>
          <w:sz w:val="22"/>
          <w:szCs w:val="24"/>
        </w:rPr>
        <w:t>s</w:t>
      </w:r>
      <w:r w:rsidR="00525D0E">
        <w:rPr>
          <w:rFonts w:hint="eastAsia"/>
          <w:sz w:val="22"/>
          <w:szCs w:val="24"/>
        </w:rPr>
        <w:t>. The core idea of SVM is to find a maximum marginal hyper-plane</w:t>
      </w:r>
      <w:r>
        <w:rPr>
          <w:sz w:val="22"/>
          <w:szCs w:val="24"/>
        </w:rPr>
        <w:t xml:space="preserve"> </w:t>
      </w:r>
      <w:r w:rsidR="00525D0E">
        <w:rPr>
          <w:rFonts w:hint="eastAsia"/>
          <w:sz w:val="22"/>
          <w:szCs w:val="24"/>
        </w:rPr>
        <w:t>(MMH) that best divides the dataset into classes.</w:t>
      </w:r>
    </w:p>
    <w:p w14:paraId="0104CFED" w14:textId="5D18325B" w:rsidR="00525D0E" w:rsidRDefault="00525D0E" w:rsidP="00525D0E">
      <w:pPr>
        <w:spacing w:line="360" w:lineRule="auto"/>
        <w:rPr>
          <w:sz w:val="22"/>
          <w:szCs w:val="24"/>
        </w:rPr>
      </w:pPr>
      <w:ins w:id="223" w:author="Sky" w:date="2021-01-17T22:59:00Z">
        <w:r>
          <w:rPr>
            <w:rFonts w:hint="eastAsia"/>
            <w:sz w:val="22"/>
            <w:szCs w:val="24"/>
          </w:rPr>
          <w:t xml:space="preserve">SVM is </w:t>
        </w:r>
      </w:ins>
      <w:r>
        <w:rPr>
          <w:sz w:val="22"/>
          <w:szCs w:val="24"/>
        </w:rPr>
        <w:t>helpful</w:t>
      </w:r>
      <w:ins w:id="224" w:author="Sky" w:date="2021-01-17T22:59:00Z">
        <w:r>
          <w:rPr>
            <w:rFonts w:hint="eastAsia"/>
            <w:sz w:val="22"/>
            <w:szCs w:val="24"/>
          </w:rPr>
          <w:t xml:space="preserve"> when there is not much idea about the data</w:t>
        </w:r>
      </w:ins>
      <w:r w:rsidR="005350B1">
        <w:rPr>
          <w:sz w:val="22"/>
          <w:szCs w:val="24"/>
        </w:rPr>
        <w:t>set. I</w:t>
      </w:r>
      <w:ins w:id="225" w:author="Sky" w:date="2021-01-17T22:59:00Z">
        <w:r>
          <w:rPr>
            <w:rFonts w:hint="eastAsia"/>
            <w:sz w:val="22"/>
            <w:szCs w:val="24"/>
          </w:rPr>
          <w:t xml:space="preserve">t could be used for data such as image, text, audio, etc. </w:t>
        </w:r>
      </w:ins>
      <w:r w:rsidR="005350B1">
        <w:rPr>
          <w:sz w:val="22"/>
          <w:szCs w:val="24"/>
        </w:rPr>
        <w:t>Moreover</w:t>
      </w:r>
      <w:ins w:id="226" w:author="Sky" w:date="2021-01-17T22:59:00Z">
        <w:r>
          <w:rPr>
            <w:rFonts w:hint="eastAsia"/>
            <w:sz w:val="22"/>
            <w:szCs w:val="24"/>
          </w:rPr>
          <w:t xml:space="preserve">, it could be used for the data that is not regularly distributed </w:t>
        </w:r>
      </w:ins>
      <w:r w:rsidR="005350B1">
        <w:rPr>
          <w:sz w:val="22"/>
          <w:szCs w:val="24"/>
        </w:rPr>
        <w:t>or</w:t>
      </w:r>
      <w:ins w:id="227" w:author="Sky" w:date="2021-01-17T22:59:00Z">
        <w:r>
          <w:rPr>
            <w:rFonts w:hint="eastAsia"/>
            <w:sz w:val="22"/>
            <w:szCs w:val="24"/>
          </w:rPr>
          <w:t xml:space="preserve"> have unknown distribution. Unlike the previous mentioned </w:t>
        </w:r>
      </w:ins>
      <w:r w:rsidR="005350B1">
        <w:rPr>
          <w:sz w:val="22"/>
          <w:szCs w:val="24"/>
        </w:rPr>
        <w:t>estimator</w:t>
      </w:r>
      <w:ins w:id="228" w:author="Sky" w:date="2021-01-17T22:59:00Z">
        <w:r>
          <w:rPr>
            <w:rFonts w:hint="eastAsia"/>
            <w:sz w:val="22"/>
            <w:szCs w:val="24"/>
          </w:rPr>
          <w:t>s, support vector machine generally does not suffer from condition of overfitting and performs well when there is a clear indication of separation between classes</w:t>
        </w:r>
      </w:ins>
      <w:r w:rsidR="005350B1">
        <w:rPr>
          <w:sz w:val="22"/>
          <w:szCs w:val="24"/>
        </w:rPr>
        <w:t>.</w:t>
      </w:r>
      <w:ins w:id="229" w:author="Sky" w:date="2021-01-17T22:59:00Z">
        <w:r>
          <w:rPr>
            <w:rFonts w:hint="eastAsia"/>
            <w:sz w:val="22"/>
            <w:szCs w:val="24"/>
          </w:rPr>
          <w:t xml:space="preserve"> </w:t>
        </w:r>
      </w:ins>
      <w:r w:rsidR="002728CB">
        <w:rPr>
          <w:sz w:val="22"/>
          <w:szCs w:val="24"/>
        </w:rPr>
        <w:t>I</w:t>
      </w:r>
      <w:ins w:id="230" w:author="Sky" w:date="2021-01-17T22:59:00Z">
        <w:r>
          <w:rPr>
            <w:rFonts w:hint="eastAsia"/>
            <w:sz w:val="22"/>
            <w:szCs w:val="24"/>
          </w:rPr>
          <w:t>t could handle high dimensional data as well.</w:t>
        </w:r>
      </w:ins>
    </w:p>
    <w:p w14:paraId="1A1101F2" w14:textId="765AB67E" w:rsidR="008C4A6C" w:rsidRPr="00BF062E" w:rsidRDefault="006E60CC" w:rsidP="00525D0E">
      <w:pPr>
        <w:spacing w:line="360" w:lineRule="auto"/>
        <w:rPr>
          <w:rFonts w:hint="eastAsia"/>
          <w:sz w:val="22"/>
          <w:szCs w:val="24"/>
        </w:rPr>
      </w:pPr>
      <w:r>
        <w:rPr>
          <w:noProof/>
          <w:sz w:val="22"/>
          <w:szCs w:val="24"/>
        </w:rPr>
        <w:drawing>
          <wp:anchor distT="0" distB="0" distL="114300" distR="114300" simplePos="0" relativeHeight="251663360" behindDoc="0" locked="0" layoutInCell="1" allowOverlap="1" wp14:anchorId="5F58555B" wp14:editId="1117E8AD">
            <wp:simplePos x="0" y="0"/>
            <wp:positionH relativeFrom="margin">
              <wp:align>center</wp:align>
            </wp:positionH>
            <wp:positionV relativeFrom="paragraph">
              <wp:posOffset>279400</wp:posOffset>
            </wp:positionV>
            <wp:extent cx="3516630" cy="798195"/>
            <wp:effectExtent l="0" t="0" r="0" b="1905"/>
            <wp:wrapTopAndBottom/>
            <wp:docPr id="8" name="334E55B0-647D-440b-865C-3EC943EB4CBC-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4E55B0-647D-440b-865C-3EC943EB4CBC-9" descr="qt_temp"/>
                    <pic:cNvPicPr>
                      <a:picLocks noChangeAspect="1"/>
                    </pic:cNvPicPr>
                  </pic:nvPicPr>
                  <pic:blipFill rotWithShape="1">
                    <a:blip r:embed="rId43">
                      <a:extLst>
                        <a:ext uri="{28A0092B-C50C-407E-A947-70E740481C1C}">
                          <a14:useLocalDpi xmlns:a14="http://schemas.microsoft.com/office/drawing/2010/main" val="0"/>
                        </a:ext>
                      </a:extLst>
                    </a:blip>
                    <a:srcRect l="-8134" t="-6031" r="46513" b="-8041"/>
                    <a:stretch/>
                  </pic:blipFill>
                  <pic:spPr bwMode="auto">
                    <a:xfrm>
                      <a:off x="0" y="0"/>
                      <a:ext cx="3516630" cy="798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2E004D7" wp14:editId="7CA51AEF">
            <wp:simplePos x="0" y="0"/>
            <wp:positionH relativeFrom="margin">
              <wp:align>center</wp:align>
            </wp:positionH>
            <wp:positionV relativeFrom="paragraph">
              <wp:posOffset>1038762</wp:posOffset>
            </wp:positionV>
            <wp:extent cx="3563620" cy="2514600"/>
            <wp:effectExtent l="0" t="0" r="0" b="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563620"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C4A6C">
        <w:rPr>
          <w:rFonts w:hint="eastAsia"/>
          <w:sz w:val="22"/>
          <w:szCs w:val="24"/>
        </w:rPr>
        <w:t>Mathematically, SVM solves the following optimization problem:</w:t>
      </w:r>
    </w:p>
    <w:p w14:paraId="44323C4B" w14:textId="16D28F96" w:rsidR="00525D0E" w:rsidRDefault="00525D0E" w:rsidP="00525D0E">
      <w:pPr>
        <w:spacing w:line="360" w:lineRule="auto"/>
        <w:rPr>
          <w:del w:id="231" w:author="Sky" w:date="2021-01-17T22:53:00Z"/>
          <w:sz w:val="22"/>
          <w:szCs w:val="24"/>
        </w:rPr>
      </w:pPr>
      <w:r>
        <w:rPr>
          <w:rFonts w:hint="eastAsia"/>
          <w:sz w:val="22"/>
          <w:szCs w:val="24"/>
        </w:rPr>
        <w:t xml:space="preserve">The SVM </w:t>
      </w:r>
      <w:r w:rsidR="002728CB">
        <w:rPr>
          <w:sz w:val="22"/>
          <w:szCs w:val="24"/>
        </w:rPr>
        <w:t>estimator</w:t>
      </w:r>
      <w:r>
        <w:rPr>
          <w:rFonts w:hint="eastAsia"/>
          <w:sz w:val="22"/>
          <w:szCs w:val="24"/>
        </w:rPr>
        <w:t xml:space="preserve"> is implemented in practice using a kernel. A kernel transforms an input data space into the required form. SVM uses a technique called the kernel trick. The kernel takes a low-dimensional input space and transforms it into a higher dimensional space. In other words, it converts non-separable problem to separable problems by adding more dimension to it. It is mo</w:t>
      </w:r>
      <w:r w:rsidR="002728CB">
        <w:rPr>
          <w:sz w:val="22"/>
          <w:szCs w:val="24"/>
        </w:rPr>
        <w:t>re</w:t>
      </w:r>
      <w:r>
        <w:rPr>
          <w:rFonts w:hint="eastAsia"/>
          <w:sz w:val="22"/>
          <w:szCs w:val="24"/>
        </w:rPr>
        <w:t xml:space="preserve"> useful in non-linear separation problem.</w:t>
      </w:r>
    </w:p>
    <w:p w14:paraId="6CE909CC" w14:textId="77777777" w:rsidR="00525D0E" w:rsidRDefault="00525D0E" w:rsidP="008C4A6C">
      <w:pPr>
        <w:spacing w:line="360" w:lineRule="auto"/>
        <w:rPr>
          <w:sz w:val="22"/>
          <w:szCs w:val="24"/>
        </w:rPr>
      </w:pPr>
    </w:p>
    <w:p w14:paraId="0E65A17D" w14:textId="7E8CB639" w:rsidR="002728CB" w:rsidRDefault="002728CB" w:rsidP="008C4A6C">
      <w:pPr>
        <w:spacing w:line="360" w:lineRule="auto"/>
        <w:rPr>
          <w:sz w:val="22"/>
          <w:szCs w:val="24"/>
        </w:rPr>
      </w:pPr>
      <w:r>
        <w:rPr>
          <w:rFonts w:hint="eastAsia"/>
          <w:noProof/>
          <w:sz w:val="22"/>
          <w:szCs w:val="24"/>
        </w:rPr>
        <w:drawing>
          <wp:anchor distT="0" distB="0" distL="114300" distR="114300" simplePos="0" relativeHeight="251692032" behindDoc="0" locked="0" layoutInCell="1" allowOverlap="1" wp14:anchorId="2F9C3C2B" wp14:editId="271AC1AB">
            <wp:simplePos x="0" y="0"/>
            <wp:positionH relativeFrom="margin">
              <wp:align>center</wp:align>
            </wp:positionH>
            <wp:positionV relativeFrom="paragraph">
              <wp:posOffset>374482</wp:posOffset>
            </wp:positionV>
            <wp:extent cx="2515235" cy="223520"/>
            <wp:effectExtent l="0" t="0" r="0" b="5080"/>
            <wp:wrapTopAndBottom/>
            <wp:docPr id="6" name="334E55B0-647D-440b-865C-3EC943EB4CBC-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4E55B0-647D-440b-865C-3EC943EB4CBC-7" descr="qt_temp"/>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15235" cy="223520"/>
                    </a:xfrm>
                    <a:prstGeom prst="rect">
                      <a:avLst/>
                    </a:prstGeom>
                  </pic:spPr>
                </pic:pic>
              </a:graphicData>
            </a:graphic>
            <wp14:sizeRelH relativeFrom="page">
              <wp14:pctWidth>0</wp14:pctWidth>
            </wp14:sizeRelH>
            <wp14:sizeRelV relativeFrom="page">
              <wp14:pctHeight>0</wp14:pctHeight>
            </wp14:sizeRelV>
          </wp:anchor>
        </w:drawing>
      </w:r>
      <w:r w:rsidR="008C4A6C">
        <w:rPr>
          <w:rFonts w:hint="eastAsia"/>
          <w:sz w:val="22"/>
          <w:szCs w:val="24"/>
        </w:rPr>
        <w:t xml:space="preserve">In </w:t>
      </w:r>
      <w:r w:rsidR="00104BA3">
        <w:rPr>
          <w:sz w:val="22"/>
          <w:szCs w:val="24"/>
        </w:rPr>
        <w:t>this project</w:t>
      </w:r>
      <w:r w:rsidR="008C4A6C">
        <w:rPr>
          <w:rFonts w:hint="eastAsia"/>
          <w:sz w:val="22"/>
          <w:szCs w:val="24"/>
        </w:rPr>
        <w:t xml:space="preserve">, Radial Basis Function(RBF) kernel </w:t>
      </w:r>
      <w:r w:rsidR="00104BA3">
        <w:rPr>
          <w:sz w:val="22"/>
          <w:szCs w:val="24"/>
        </w:rPr>
        <w:t xml:space="preserve">is used </w:t>
      </w:r>
      <w:r w:rsidR="008C4A6C">
        <w:rPr>
          <w:rFonts w:hint="eastAsia"/>
          <w:sz w:val="22"/>
          <w:szCs w:val="24"/>
        </w:rPr>
        <w:t xml:space="preserve">as shown in equation </w:t>
      </w:r>
      <w:r w:rsidR="00F85334">
        <w:rPr>
          <w:sz w:val="22"/>
          <w:szCs w:val="24"/>
        </w:rPr>
        <w:t>below</w:t>
      </w:r>
      <w:r w:rsidR="008C4A6C">
        <w:rPr>
          <w:rFonts w:hint="eastAsia"/>
          <w:sz w:val="22"/>
          <w:szCs w:val="24"/>
        </w:rPr>
        <w:t>.</w:t>
      </w:r>
    </w:p>
    <w:p w14:paraId="5B87D785" w14:textId="15585A30" w:rsidR="008C4A6C" w:rsidRDefault="008C4A6C" w:rsidP="008C4A6C">
      <w:pPr>
        <w:spacing w:line="360" w:lineRule="auto"/>
        <w:rPr>
          <w:rFonts w:hint="eastAsia"/>
          <w:sz w:val="22"/>
          <w:szCs w:val="24"/>
        </w:rPr>
      </w:pPr>
      <w:r>
        <w:rPr>
          <w:rFonts w:hint="eastAsia"/>
          <w:sz w:val="22"/>
          <w:szCs w:val="24"/>
        </w:rPr>
        <w:t xml:space="preserve">The Radial basis function kernel is a popular kernel function commonly used in support vector machine </w:t>
      </w:r>
      <w:r w:rsidR="002728CB">
        <w:rPr>
          <w:sz w:val="22"/>
          <w:szCs w:val="24"/>
        </w:rPr>
        <w:t>estimator</w:t>
      </w:r>
      <w:r>
        <w:rPr>
          <w:rFonts w:hint="eastAsia"/>
          <w:sz w:val="22"/>
          <w:szCs w:val="24"/>
        </w:rPr>
        <w:t>. RBF can map an input space in infinite dimensional space.</w:t>
      </w:r>
    </w:p>
    <w:p w14:paraId="153A462A" w14:textId="6E049F83" w:rsidR="00D95A14" w:rsidRPr="00BF062E" w:rsidRDefault="008C4A6C" w:rsidP="008C4A6C">
      <w:pPr>
        <w:spacing w:line="360" w:lineRule="auto"/>
        <w:rPr>
          <w:rFonts w:hint="eastAsia"/>
          <w:sz w:val="22"/>
          <w:szCs w:val="24"/>
        </w:rPr>
      </w:pPr>
      <w:r>
        <w:rPr>
          <w:rFonts w:hint="eastAsia"/>
          <w:sz w:val="22"/>
          <w:szCs w:val="24"/>
        </w:rPr>
        <w:lastRenderedPageBreak/>
        <w:t>Similarly, 10-fold cross</w:t>
      </w:r>
      <w:r w:rsidR="00104BA3">
        <w:rPr>
          <w:sz w:val="22"/>
          <w:szCs w:val="24"/>
        </w:rPr>
        <w:t xml:space="preserve"> </w:t>
      </w:r>
      <w:r>
        <w:rPr>
          <w:rFonts w:hint="eastAsia"/>
          <w:sz w:val="22"/>
          <w:szCs w:val="24"/>
        </w:rPr>
        <w:t xml:space="preserve">validation </w:t>
      </w:r>
      <w:r w:rsidR="00104BA3">
        <w:rPr>
          <w:sz w:val="22"/>
          <w:szCs w:val="24"/>
        </w:rPr>
        <w:t xml:space="preserve">is used </w:t>
      </w:r>
      <w:r>
        <w:rPr>
          <w:rFonts w:hint="eastAsia"/>
          <w:sz w:val="22"/>
          <w:szCs w:val="24"/>
        </w:rPr>
        <w:t>to determine</w:t>
      </w:r>
      <w:r w:rsidR="007E6B7A">
        <w:rPr>
          <w:sz w:val="22"/>
          <w:szCs w:val="24"/>
        </w:rPr>
        <w:t xml:space="preserve"> the hyper parameter, namely</w:t>
      </w:r>
      <w:r>
        <w:rPr>
          <w:rFonts w:hint="eastAsia"/>
          <w:sz w:val="22"/>
          <w:szCs w:val="24"/>
        </w:rPr>
        <w:t xml:space="preserve"> the optimal penalty factor C, resulting in the SVM model with the lowest generalization error.</w:t>
      </w:r>
    </w:p>
    <w:p w14:paraId="7F3189F0" w14:textId="5B40EC0D" w:rsidR="00AF1D77" w:rsidRPr="008A4730" w:rsidRDefault="00F139E0" w:rsidP="00650A93">
      <w:pPr>
        <w:pStyle w:val="3"/>
        <w:numPr>
          <w:ilvl w:val="2"/>
          <w:numId w:val="1"/>
        </w:numPr>
        <w:spacing w:line="360" w:lineRule="auto"/>
        <w:rPr>
          <w:sz w:val="28"/>
          <w:szCs w:val="28"/>
        </w:rPr>
      </w:pPr>
      <w:r>
        <w:rPr>
          <w:sz w:val="28"/>
          <w:szCs w:val="28"/>
        </w:rPr>
        <w:t>F</w:t>
      </w:r>
      <w:r w:rsidR="00AF1D77">
        <w:rPr>
          <w:sz w:val="28"/>
          <w:szCs w:val="28"/>
        </w:rPr>
        <w:t>usion</w:t>
      </w:r>
    </w:p>
    <w:p w14:paraId="5D072D1E" w14:textId="0078C568" w:rsidR="00525D0E" w:rsidRDefault="00525D0E" w:rsidP="00525D0E">
      <w:pPr>
        <w:spacing w:line="360" w:lineRule="auto"/>
        <w:rPr>
          <w:ins w:id="232" w:author="Sky" w:date="2021-01-17T23:26:00Z"/>
          <w:sz w:val="22"/>
          <w:szCs w:val="24"/>
        </w:rPr>
      </w:pPr>
      <w:r>
        <w:rPr>
          <w:sz w:val="22"/>
          <w:szCs w:val="24"/>
        </w:rPr>
        <w:t xml:space="preserve">In machine learning, </w:t>
      </w:r>
      <w:r>
        <w:rPr>
          <w:rFonts w:hint="eastAsia"/>
          <w:sz w:val="22"/>
          <w:szCs w:val="24"/>
        </w:rPr>
        <w:t>overfit</w:t>
      </w:r>
      <w:ins w:id="233" w:author="Sky" w:date="2021-01-17T23:18:00Z">
        <w:r>
          <w:rPr>
            <w:rFonts w:hint="eastAsia"/>
            <w:sz w:val="22"/>
            <w:szCs w:val="24"/>
          </w:rPr>
          <w:t>ting</w:t>
        </w:r>
      </w:ins>
      <w:r w:rsidR="002728CB">
        <w:rPr>
          <w:sz w:val="22"/>
          <w:szCs w:val="24"/>
        </w:rPr>
        <w:t xml:space="preserve"> problem</w:t>
      </w:r>
      <w:r>
        <w:rPr>
          <w:rFonts w:hint="eastAsia"/>
          <w:sz w:val="22"/>
          <w:szCs w:val="24"/>
        </w:rPr>
        <w:t xml:space="preserve"> </w:t>
      </w:r>
      <w:r>
        <w:rPr>
          <w:sz w:val="22"/>
          <w:szCs w:val="24"/>
        </w:rPr>
        <w:t>is quite common</w:t>
      </w:r>
      <w:ins w:id="234" w:author="Sky" w:date="2021-01-17T23:18:00Z">
        <w:r>
          <w:rPr>
            <w:rFonts w:hint="eastAsia"/>
            <w:sz w:val="22"/>
            <w:szCs w:val="24"/>
          </w:rPr>
          <w:t xml:space="preserve"> as already mentioned in above sections</w:t>
        </w:r>
      </w:ins>
      <w:r w:rsidR="00F139E0">
        <w:rPr>
          <w:sz w:val="22"/>
          <w:szCs w:val="24"/>
        </w:rPr>
        <w:t>.</w:t>
      </w:r>
      <w:r>
        <w:rPr>
          <w:sz w:val="22"/>
          <w:szCs w:val="24"/>
        </w:rPr>
        <w:t xml:space="preserve"> </w:t>
      </w:r>
      <w:r w:rsidR="00F139E0">
        <w:rPr>
          <w:sz w:val="22"/>
          <w:szCs w:val="24"/>
        </w:rPr>
        <w:t>T</w:t>
      </w:r>
      <w:r>
        <w:rPr>
          <w:sz w:val="22"/>
          <w:szCs w:val="24"/>
        </w:rPr>
        <w:t xml:space="preserve">he fundamental problem is that the amount of </w:t>
      </w:r>
      <w:r w:rsidR="00F139E0">
        <w:rPr>
          <w:sz w:val="22"/>
          <w:szCs w:val="24"/>
        </w:rPr>
        <w:t xml:space="preserve">data in </w:t>
      </w:r>
      <w:r>
        <w:rPr>
          <w:sz w:val="22"/>
          <w:szCs w:val="24"/>
        </w:rPr>
        <w:t>training data</w:t>
      </w:r>
      <w:r w:rsidR="00F139E0">
        <w:rPr>
          <w:sz w:val="22"/>
          <w:szCs w:val="24"/>
        </w:rPr>
        <w:t>set</w:t>
      </w:r>
      <w:r>
        <w:rPr>
          <w:sz w:val="22"/>
          <w:szCs w:val="24"/>
        </w:rPr>
        <w:t xml:space="preserve"> is not enough to support complex </w:t>
      </w:r>
      <w:r w:rsidR="00F139E0">
        <w:rPr>
          <w:sz w:val="22"/>
          <w:szCs w:val="24"/>
        </w:rPr>
        <w:t>estimators</w:t>
      </w:r>
      <w:r>
        <w:rPr>
          <w:sz w:val="22"/>
          <w:szCs w:val="24"/>
        </w:rPr>
        <w:t>, resulting in model learning noise on the data</w:t>
      </w:r>
      <w:r>
        <w:rPr>
          <w:rFonts w:hint="eastAsia"/>
          <w:sz w:val="22"/>
          <w:szCs w:val="24"/>
        </w:rPr>
        <w:t>set. Hence</w:t>
      </w:r>
      <w:r>
        <w:rPr>
          <w:sz w:val="22"/>
          <w:szCs w:val="24"/>
        </w:rPr>
        <w:t xml:space="preserve"> the model is difficult to generalize because the model "considered" too one-sided.</w:t>
      </w:r>
    </w:p>
    <w:p w14:paraId="2C68564B" w14:textId="4515487F" w:rsidR="00F64736" w:rsidRDefault="008C4A6C" w:rsidP="008C4A6C">
      <w:pPr>
        <w:spacing w:line="360" w:lineRule="auto"/>
        <w:rPr>
          <w:sz w:val="22"/>
          <w:szCs w:val="24"/>
        </w:rPr>
      </w:pPr>
      <w:r>
        <w:rPr>
          <w:sz w:val="22"/>
          <w:szCs w:val="24"/>
        </w:rPr>
        <w:t>However, if the results are averaged, the overfit</w:t>
      </w:r>
      <w:r w:rsidR="00525D0E">
        <w:rPr>
          <w:sz w:val="22"/>
          <w:szCs w:val="24"/>
        </w:rPr>
        <w:t>ting</w:t>
      </w:r>
      <w:r>
        <w:rPr>
          <w:sz w:val="22"/>
          <w:szCs w:val="24"/>
        </w:rPr>
        <w:t xml:space="preserve"> phenomenon can be reduced to some extent.</w:t>
      </w:r>
    </w:p>
    <w:p w14:paraId="20F688F2" w14:textId="0DEF5D34" w:rsidR="008C4A6C" w:rsidRDefault="009C4857" w:rsidP="008C4A6C">
      <w:pPr>
        <w:spacing w:line="360" w:lineRule="auto"/>
        <w:rPr>
          <w:rFonts w:hint="eastAsia"/>
          <w:sz w:val="22"/>
          <w:szCs w:val="24"/>
        </w:rPr>
      </w:pPr>
      <w:r>
        <w:rPr>
          <w:noProof/>
          <w:sz w:val="22"/>
          <w:szCs w:val="24"/>
        </w:rPr>
        <w:drawing>
          <wp:anchor distT="0" distB="0" distL="114300" distR="114300" simplePos="0" relativeHeight="251662336" behindDoc="0" locked="0" layoutInCell="1" allowOverlap="1" wp14:anchorId="4ACFABD5" wp14:editId="24BC366E">
            <wp:simplePos x="0" y="0"/>
            <wp:positionH relativeFrom="margin">
              <wp:align>center</wp:align>
            </wp:positionH>
            <wp:positionV relativeFrom="paragraph">
              <wp:posOffset>1439447</wp:posOffset>
            </wp:positionV>
            <wp:extent cx="3221355" cy="1504315"/>
            <wp:effectExtent l="0" t="0" r="0" b="635"/>
            <wp:wrapTopAndBottom/>
            <wp:docPr id="9" name="图片 9" descr="over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overfit"/>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221355" cy="1504315"/>
                    </a:xfrm>
                    <a:prstGeom prst="rect">
                      <a:avLst/>
                    </a:prstGeom>
                  </pic:spPr>
                </pic:pic>
              </a:graphicData>
            </a:graphic>
            <wp14:sizeRelH relativeFrom="page">
              <wp14:pctWidth>0</wp14:pctWidth>
            </wp14:sizeRelH>
            <wp14:sizeRelV relativeFrom="page">
              <wp14:pctHeight>0</wp14:pctHeight>
            </wp14:sizeRelV>
          </wp:anchor>
        </w:drawing>
      </w:r>
      <w:r w:rsidR="008C4A6C">
        <w:rPr>
          <w:sz w:val="22"/>
          <w:szCs w:val="24"/>
        </w:rPr>
        <w:t xml:space="preserve">As shown in the figure, a single model produces a green decision boundary because </w:t>
      </w:r>
      <w:r w:rsidR="00F64736">
        <w:rPr>
          <w:sz w:val="22"/>
          <w:szCs w:val="24"/>
        </w:rPr>
        <w:t>over-fitting.</w:t>
      </w:r>
      <w:r w:rsidR="008C4A6C">
        <w:rPr>
          <w:sz w:val="22"/>
          <w:szCs w:val="24"/>
        </w:rPr>
        <w:t xml:space="preserve"> </w:t>
      </w:r>
      <w:r w:rsidR="00F64736">
        <w:rPr>
          <w:sz w:val="22"/>
          <w:szCs w:val="24"/>
        </w:rPr>
        <w:t>B</w:t>
      </w:r>
      <w:r w:rsidR="008C4A6C">
        <w:rPr>
          <w:sz w:val="22"/>
          <w:szCs w:val="24"/>
        </w:rPr>
        <w:t>ut</w:t>
      </w:r>
      <w:r w:rsidR="00F64736">
        <w:rPr>
          <w:sz w:val="22"/>
          <w:szCs w:val="24"/>
        </w:rPr>
        <w:t>,</w:t>
      </w:r>
      <w:r w:rsidR="008C4A6C">
        <w:rPr>
          <w:sz w:val="22"/>
          <w:szCs w:val="24"/>
        </w:rPr>
        <w:t xml:space="preserve"> in fact</w:t>
      </w:r>
      <w:r w:rsidR="00F64736">
        <w:rPr>
          <w:sz w:val="22"/>
          <w:szCs w:val="24"/>
        </w:rPr>
        <w:t>,</w:t>
      </w:r>
      <w:r w:rsidR="008C4A6C">
        <w:rPr>
          <w:sz w:val="22"/>
          <w:szCs w:val="24"/>
        </w:rPr>
        <w:t xml:space="preserve"> the black decision boundary has better results because it has better generalization capabilities. If </w:t>
      </w:r>
      <w:r w:rsidR="008C4A6C">
        <w:rPr>
          <w:rFonts w:hint="eastAsia"/>
          <w:sz w:val="22"/>
          <w:szCs w:val="24"/>
        </w:rPr>
        <w:t>m</w:t>
      </w:r>
      <w:r w:rsidR="008C4A6C">
        <w:rPr>
          <w:sz w:val="22"/>
          <w:szCs w:val="24"/>
        </w:rPr>
        <w:t xml:space="preserve">ultiple models </w:t>
      </w:r>
      <w:r w:rsidR="008C4A6C">
        <w:rPr>
          <w:rFonts w:hint="eastAsia"/>
          <w:sz w:val="22"/>
          <w:szCs w:val="24"/>
        </w:rPr>
        <w:t xml:space="preserve">were fit </w:t>
      </w:r>
      <w:r w:rsidR="008C4A6C">
        <w:rPr>
          <w:sz w:val="22"/>
          <w:szCs w:val="24"/>
        </w:rPr>
        <w:t>and average</w:t>
      </w:r>
      <w:r w:rsidR="008C4A6C">
        <w:rPr>
          <w:rFonts w:hint="eastAsia"/>
          <w:sz w:val="22"/>
          <w:szCs w:val="24"/>
        </w:rPr>
        <w:t>d</w:t>
      </w:r>
      <w:r w:rsidR="008C4A6C">
        <w:rPr>
          <w:sz w:val="22"/>
          <w:szCs w:val="24"/>
        </w:rPr>
        <w:t>, the consideration of these noise points decreases because the results are even</w:t>
      </w:r>
      <w:r w:rsidR="008C4A6C">
        <w:rPr>
          <w:rFonts w:hint="eastAsia"/>
          <w:sz w:val="22"/>
          <w:szCs w:val="24"/>
        </w:rPr>
        <w:t>e</w:t>
      </w:r>
      <w:r w:rsidR="008C4A6C">
        <w:rPr>
          <w:sz w:val="22"/>
          <w:szCs w:val="24"/>
        </w:rPr>
        <w:t>d, and the decision boundaries move slowly closer to the black line.</w:t>
      </w:r>
    </w:p>
    <w:p w14:paraId="1C96B05B" w14:textId="2987F486" w:rsidR="008C4A6C" w:rsidRDefault="00F64736" w:rsidP="008C4A6C">
      <w:pPr>
        <w:spacing w:line="360" w:lineRule="auto"/>
        <w:rPr>
          <w:rFonts w:hint="eastAsia"/>
          <w:sz w:val="22"/>
          <w:szCs w:val="24"/>
        </w:rPr>
      </w:pPr>
      <w:r>
        <w:rPr>
          <w:sz w:val="22"/>
          <w:szCs w:val="24"/>
        </w:rPr>
        <w:t>One</w:t>
      </w:r>
      <w:r w:rsidR="008C4A6C">
        <w:rPr>
          <w:rFonts w:hint="eastAsia"/>
          <w:sz w:val="22"/>
          <w:szCs w:val="24"/>
        </w:rPr>
        <w:t xml:space="preserve"> of the model averaging strateg</w:t>
      </w:r>
      <w:r>
        <w:rPr>
          <w:sz w:val="22"/>
          <w:szCs w:val="24"/>
        </w:rPr>
        <w:t>ies</w:t>
      </w:r>
      <w:r w:rsidR="008C4A6C">
        <w:rPr>
          <w:rFonts w:hint="eastAsia"/>
          <w:sz w:val="22"/>
          <w:szCs w:val="24"/>
        </w:rPr>
        <w:t xml:space="preserve"> is weighted average of different models. In weighted average method, a weight parameter is added to the result method to control how much each model affects the fusion result. Different weight combinations have a great influence on the final results of the fusion model, and generally multiple weight values have to be tried to achieve the optimal multi-model fusion solution.</w:t>
      </w:r>
    </w:p>
    <w:p w14:paraId="5BF857D7" w14:textId="752ACC4F" w:rsidR="008C4A6C" w:rsidRDefault="008C4A6C" w:rsidP="008C4A6C">
      <w:pPr>
        <w:spacing w:line="360" w:lineRule="auto"/>
        <w:rPr>
          <w:sz w:val="22"/>
          <w:szCs w:val="24"/>
        </w:rPr>
      </w:pPr>
      <w:r>
        <w:rPr>
          <w:rFonts w:hint="eastAsia"/>
          <w:sz w:val="22"/>
          <w:szCs w:val="24"/>
        </w:rPr>
        <w:t xml:space="preserve">As could </w:t>
      </w:r>
      <w:r w:rsidR="00104BA3">
        <w:rPr>
          <w:sz w:val="22"/>
          <w:szCs w:val="24"/>
        </w:rPr>
        <w:t xml:space="preserve">be </w:t>
      </w:r>
      <w:r>
        <w:rPr>
          <w:rFonts w:hint="eastAsia"/>
          <w:sz w:val="22"/>
          <w:szCs w:val="24"/>
        </w:rPr>
        <w:t>obtain</w:t>
      </w:r>
      <w:r w:rsidR="00104BA3">
        <w:rPr>
          <w:sz w:val="22"/>
          <w:szCs w:val="24"/>
        </w:rPr>
        <w:t>ed</w:t>
      </w:r>
      <w:r>
        <w:rPr>
          <w:rFonts w:hint="eastAsia"/>
          <w:sz w:val="22"/>
          <w:szCs w:val="24"/>
        </w:rPr>
        <w:t xml:space="preserve"> the probability output of the models used </w:t>
      </w:r>
      <w:r w:rsidR="00F64736">
        <w:rPr>
          <w:sz w:val="22"/>
          <w:szCs w:val="24"/>
        </w:rPr>
        <w:t>respectively</w:t>
      </w:r>
      <w:r>
        <w:rPr>
          <w:rFonts w:hint="eastAsia"/>
          <w:sz w:val="22"/>
          <w:szCs w:val="24"/>
        </w:rPr>
        <w:t>,</w:t>
      </w:r>
      <w:r w:rsidR="00F64736">
        <w:rPr>
          <w:sz w:val="22"/>
          <w:szCs w:val="24"/>
        </w:rPr>
        <w:t xml:space="preserve"> model averaging </w:t>
      </w:r>
      <w:r>
        <w:rPr>
          <w:rFonts w:hint="eastAsia"/>
          <w:sz w:val="22"/>
          <w:szCs w:val="24"/>
        </w:rPr>
        <w:t xml:space="preserve">strategy </w:t>
      </w:r>
      <w:r w:rsidR="00F64736">
        <w:rPr>
          <w:sz w:val="22"/>
          <w:szCs w:val="24"/>
        </w:rPr>
        <w:t xml:space="preserve">of this project </w:t>
      </w:r>
      <w:r>
        <w:rPr>
          <w:rFonts w:hint="eastAsia"/>
          <w:sz w:val="22"/>
          <w:szCs w:val="24"/>
        </w:rPr>
        <w:t xml:space="preserve">is </w:t>
      </w:r>
      <w:r w:rsidR="00F64736">
        <w:rPr>
          <w:sz w:val="22"/>
          <w:szCs w:val="24"/>
        </w:rPr>
        <w:t xml:space="preserve">to </w:t>
      </w:r>
      <w:r>
        <w:rPr>
          <w:rFonts w:hint="eastAsia"/>
          <w:sz w:val="22"/>
          <w:szCs w:val="24"/>
        </w:rPr>
        <w:t xml:space="preserve">simply </w:t>
      </w:r>
      <w:r w:rsidR="00521BB8">
        <w:rPr>
          <w:sz w:val="22"/>
          <w:szCs w:val="24"/>
        </w:rPr>
        <w:t>apply</w:t>
      </w:r>
      <w:r>
        <w:rPr>
          <w:rFonts w:hint="eastAsia"/>
          <w:sz w:val="22"/>
          <w:szCs w:val="24"/>
        </w:rPr>
        <w:t xml:space="preserve"> weighted average on probability outputs of the t</w:t>
      </w:r>
      <w:r w:rsidR="00F64736">
        <w:rPr>
          <w:sz w:val="22"/>
          <w:szCs w:val="24"/>
        </w:rPr>
        <w:t>hree</w:t>
      </w:r>
      <w:r>
        <w:rPr>
          <w:rFonts w:hint="eastAsia"/>
          <w:sz w:val="22"/>
          <w:szCs w:val="24"/>
        </w:rPr>
        <w:t xml:space="preserve"> models</w:t>
      </w:r>
      <w:r w:rsidR="007E6B7A">
        <w:rPr>
          <w:sz w:val="22"/>
          <w:szCs w:val="24"/>
        </w:rPr>
        <w:t xml:space="preserve"> respectively</w:t>
      </w:r>
      <w:r>
        <w:rPr>
          <w:rFonts w:hint="eastAsia"/>
          <w:sz w:val="22"/>
          <w:szCs w:val="24"/>
        </w:rPr>
        <w:t xml:space="preserve">, and predict the final results based on the averaged probability. </w:t>
      </w:r>
      <w:r w:rsidR="00104BA3">
        <w:rPr>
          <w:sz w:val="22"/>
          <w:szCs w:val="24"/>
        </w:rPr>
        <w:t xml:space="preserve">Weights are also </w:t>
      </w:r>
      <w:r w:rsidR="00F64736">
        <w:rPr>
          <w:sz w:val="22"/>
          <w:szCs w:val="24"/>
        </w:rPr>
        <w:t>fine-tuned</w:t>
      </w:r>
      <w:r>
        <w:rPr>
          <w:rFonts w:hint="eastAsia"/>
          <w:sz w:val="22"/>
          <w:szCs w:val="24"/>
        </w:rPr>
        <w:t xml:space="preserve"> </w:t>
      </w:r>
      <w:r w:rsidR="007E6B7A">
        <w:rPr>
          <w:sz w:val="22"/>
          <w:szCs w:val="24"/>
        </w:rPr>
        <w:t>by performing the averaged model</w:t>
      </w:r>
      <w:r>
        <w:rPr>
          <w:rFonts w:hint="eastAsia"/>
          <w:sz w:val="22"/>
          <w:szCs w:val="24"/>
        </w:rPr>
        <w:t xml:space="preserve"> on test dataset.</w:t>
      </w:r>
      <w:r w:rsidR="009E5A26">
        <w:rPr>
          <w:sz w:val="22"/>
          <w:szCs w:val="24"/>
        </w:rPr>
        <w:t xml:space="preserve"> Result with acceptably higher predictive accuracy yields the weights of each sub-models.</w:t>
      </w:r>
    </w:p>
    <w:p w14:paraId="18707310" w14:textId="5FBC73A6" w:rsidR="003F5EF0" w:rsidRDefault="002E1F06" w:rsidP="003F5EF0">
      <w:pPr>
        <w:pStyle w:val="3"/>
        <w:numPr>
          <w:ilvl w:val="1"/>
          <w:numId w:val="1"/>
        </w:numPr>
        <w:spacing w:line="360" w:lineRule="auto"/>
        <w:rPr>
          <w:szCs w:val="32"/>
        </w:rPr>
      </w:pPr>
      <w:r>
        <w:rPr>
          <w:noProof/>
          <w:sz w:val="22"/>
          <w:szCs w:val="24"/>
        </w:rPr>
        <w:lastRenderedPageBreak/>
        <w:drawing>
          <wp:anchor distT="0" distB="0" distL="114300" distR="114300" simplePos="0" relativeHeight="251661312" behindDoc="0" locked="0" layoutInCell="1" allowOverlap="1" wp14:anchorId="45E5675B" wp14:editId="5BAD7F45">
            <wp:simplePos x="0" y="0"/>
            <wp:positionH relativeFrom="margin">
              <wp:align>center</wp:align>
            </wp:positionH>
            <wp:positionV relativeFrom="paragraph">
              <wp:posOffset>13774</wp:posOffset>
            </wp:positionV>
            <wp:extent cx="6226810" cy="2234565"/>
            <wp:effectExtent l="0" t="0" r="0" b="0"/>
            <wp:wrapTopAndBottom/>
            <wp:docPr id="13" name="ECB019B1-382A-4266-B25C-5B523AA43C14-1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13" descr="qt_temp"/>
                    <pic:cNvPicPr>
                      <a:picLocks noChangeAspect="1"/>
                    </pic:cNvPicPr>
                  </pic:nvPicPr>
                  <pic:blipFill>
                    <a:blip r:embed="rId47">
                      <a:extLst>
                        <a:ext uri="{28A0092B-C50C-407E-A947-70E740481C1C}">
                          <a14:useLocalDpi xmlns:a14="http://schemas.microsoft.com/office/drawing/2010/main" val="0"/>
                        </a:ext>
                      </a:extLst>
                    </a:blip>
                    <a:srcRect l="8102" t="8480" r="3746" b="3188"/>
                    <a:stretch>
                      <a:fillRect/>
                    </a:stretch>
                  </pic:blipFill>
                  <pic:spPr>
                    <a:xfrm>
                      <a:off x="0" y="0"/>
                      <a:ext cx="6226810" cy="2234565"/>
                    </a:xfrm>
                    <a:prstGeom prst="rect">
                      <a:avLst/>
                    </a:prstGeom>
                  </pic:spPr>
                </pic:pic>
              </a:graphicData>
            </a:graphic>
            <wp14:sizeRelH relativeFrom="page">
              <wp14:pctWidth>0</wp14:pctWidth>
            </wp14:sizeRelH>
            <wp14:sizeRelV relativeFrom="page">
              <wp14:pctHeight>0</wp14:pctHeight>
            </wp14:sizeRelV>
          </wp:anchor>
        </w:drawing>
      </w:r>
      <w:r w:rsidR="00AF1D77" w:rsidRPr="000649AE">
        <w:rPr>
          <w:rFonts w:hint="eastAsia"/>
          <w:szCs w:val="32"/>
        </w:rPr>
        <w:t>Model</w:t>
      </w:r>
      <w:r w:rsidR="00AF1D77">
        <w:rPr>
          <w:szCs w:val="32"/>
        </w:rPr>
        <w:t xml:space="preserve"> </w:t>
      </w:r>
      <w:r w:rsidR="00650A93">
        <w:rPr>
          <w:szCs w:val="32"/>
        </w:rPr>
        <w:t>encapsulation</w:t>
      </w:r>
    </w:p>
    <w:p w14:paraId="2F193526" w14:textId="01802D22" w:rsidR="00F64736" w:rsidRDefault="00525D0E" w:rsidP="00525D0E">
      <w:pPr>
        <w:spacing w:line="360" w:lineRule="auto"/>
        <w:rPr>
          <w:sz w:val="22"/>
          <w:szCs w:val="24"/>
        </w:rPr>
      </w:pPr>
      <w:ins w:id="235" w:author="Sky" w:date="2021-01-17T23:32:00Z">
        <w:r w:rsidRPr="0084335F">
          <w:rPr>
            <w:rFonts w:hint="eastAsia"/>
            <w:sz w:val="22"/>
            <w:szCs w:val="24"/>
          </w:rPr>
          <w:t xml:space="preserve">As described in the above </w:t>
        </w:r>
      </w:ins>
      <w:r w:rsidR="005B1232">
        <w:rPr>
          <w:sz w:val="22"/>
          <w:szCs w:val="24"/>
        </w:rPr>
        <w:t>chapters</w:t>
      </w:r>
      <w:ins w:id="236" w:author="Sky" w:date="2021-01-17T23:32:00Z">
        <w:r w:rsidRPr="0084335F">
          <w:rPr>
            <w:rFonts w:hint="eastAsia"/>
            <w:sz w:val="22"/>
            <w:szCs w:val="24"/>
          </w:rPr>
          <w:t xml:space="preserve">，the final model used in the </w:t>
        </w:r>
      </w:ins>
      <w:r w:rsidR="00F64736">
        <w:rPr>
          <w:sz w:val="22"/>
          <w:szCs w:val="24"/>
        </w:rPr>
        <w:t xml:space="preserve">subsequent </w:t>
      </w:r>
      <w:ins w:id="237" w:author="Sky" w:date="2021-01-17T23:32:00Z">
        <w:r w:rsidRPr="0084335F">
          <w:rPr>
            <w:rFonts w:hint="eastAsia"/>
            <w:sz w:val="22"/>
            <w:szCs w:val="24"/>
          </w:rPr>
          <w:t xml:space="preserve">application </w:t>
        </w:r>
      </w:ins>
      <w:ins w:id="238" w:author="Sky" w:date="2021-01-17T23:36:00Z">
        <w:r w:rsidRPr="0084335F">
          <w:rPr>
            <w:rFonts w:hint="eastAsia"/>
            <w:sz w:val="22"/>
            <w:szCs w:val="24"/>
          </w:rPr>
          <w:t xml:space="preserve">is </w:t>
        </w:r>
      </w:ins>
      <w:r w:rsidR="00F64736">
        <w:rPr>
          <w:sz w:val="22"/>
          <w:szCs w:val="24"/>
        </w:rPr>
        <w:t xml:space="preserve">the </w:t>
      </w:r>
      <w:ins w:id="239" w:author="Sky" w:date="2021-01-17T23:32:00Z">
        <w:r w:rsidRPr="0084335F">
          <w:rPr>
            <w:rFonts w:hint="eastAsia"/>
            <w:sz w:val="22"/>
            <w:szCs w:val="24"/>
          </w:rPr>
          <w:t xml:space="preserve">fused </w:t>
        </w:r>
      </w:ins>
      <w:r w:rsidR="00F64736">
        <w:rPr>
          <w:sz w:val="22"/>
          <w:szCs w:val="24"/>
        </w:rPr>
        <w:t>version</w:t>
      </w:r>
      <w:ins w:id="240" w:author="Sky" w:date="2021-01-17T23:36:00Z">
        <w:r w:rsidRPr="0084335F">
          <w:rPr>
            <w:rFonts w:hint="eastAsia"/>
            <w:sz w:val="22"/>
            <w:szCs w:val="24"/>
          </w:rPr>
          <w:t xml:space="preserve"> of </w:t>
        </w:r>
      </w:ins>
      <w:r w:rsidR="00F64736">
        <w:rPr>
          <w:sz w:val="22"/>
          <w:szCs w:val="24"/>
        </w:rPr>
        <w:t xml:space="preserve">models generated by </w:t>
      </w:r>
      <w:ins w:id="241" w:author="Sky" w:date="2021-01-17T23:36:00Z">
        <w:r w:rsidRPr="0084335F">
          <w:rPr>
            <w:rFonts w:hint="eastAsia"/>
            <w:sz w:val="22"/>
            <w:szCs w:val="24"/>
          </w:rPr>
          <w:t>logistic regression, decision tree and</w:t>
        </w:r>
      </w:ins>
      <w:r w:rsidR="00F64736">
        <w:rPr>
          <w:sz w:val="22"/>
          <w:szCs w:val="24"/>
        </w:rPr>
        <w:t xml:space="preserve"> SVM.</w:t>
      </w:r>
      <w:ins w:id="242" w:author="Sky" w:date="2021-01-17T23:37:00Z">
        <w:r w:rsidRPr="0084335F">
          <w:rPr>
            <w:rFonts w:hint="eastAsia"/>
            <w:sz w:val="22"/>
            <w:szCs w:val="24"/>
          </w:rPr>
          <w:t xml:space="preserve"> </w:t>
        </w:r>
      </w:ins>
      <w:r w:rsidR="00F64736">
        <w:rPr>
          <w:sz w:val="22"/>
          <w:szCs w:val="24"/>
        </w:rPr>
        <w:t>T</w:t>
      </w:r>
      <w:ins w:id="243" w:author="Sky" w:date="2021-01-17T23:37:00Z">
        <w:r w:rsidRPr="0084335F">
          <w:rPr>
            <w:rFonts w:hint="eastAsia"/>
            <w:sz w:val="22"/>
            <w:szCs w:val="24"/>
          </w:rPr>
          <w:t xml:space="preserve">he fused model has to be </w:t>
        </w:r>
      </w:ins>
      <w:r w:rsidR="00F64736">
        <w:rPr>
          <w:sz w:val="22"/>
          <w:szCs w:val="24"/>
        </w:rPr>
        <w:t>encapsulated</w:t>
      </w:r>
      <w:ins w:id="244" w:author="Sky" w:date="2021-01-17T23:37:00Z">
        <w:r w:rsidRPr="0084335F">
          <w:rPr>
            <w:rFonts w:hint="eastAsia"/>
            <w:sz w:val="22"/>
            <w:szCs w:val="24"/>
          </w:rPr>
          <w:t xml:space="preserve"> </w:t>
        </w:r>
      </w:ins>
      <w:r w:rsidR="00F64736">
        <w:rPr>
          <w:sz w:val="22"/>
          <w:szCs w:val="24"/>
        </w:rPr>
        <w:t xml:space="preserve">for reference by the subsequent application. </w:t>
      </w:r>
      <w:r w:rsidR="007E6B7A">
        <w:rPr>
          <w:sz w:val="22"/>
          <w:szCs w:val="24"/>
        </w:rPr>
        <w:t>Therefore,</w:t>
      </w:r>
      <w:ins w:id="245" w:author="Sky" w:date="2021-01-17T23:37:00Z">
        <w:r w:rsidRPr="0084335F">
          <w:rPr>
            <w:rFonts w:hint="eastAsia"/>
            <w:sz w:val="22"/>
            <w:szCs w:val="24"/>
          </w:rPr>
          <w:t xml:space="preserve"> a wrapper </w:t>
        </w:r>
      </w:ins>
      <w:ins w:id="246" w:author="Sky" w:date="2021-01-17T23:38:00Z">
        <w:r w:rsidRPr="0084335F">
          <w:rPr>
            <w:rFonts w:hint="eastAsia"/>
            <w:sz w:val="22"/>
            <w:szCs w:val="24"/>
          </w:rPr>
          <w:t xml:space="preserve">model </w:t>
        </w:r>
      </w:ins>
      <w:r w:rsidR="005B1232">
        <w:rPr>
          <w:sz w:val="22"/>
          <w:szCs w:val="24"/>
        </w:rPr>
        <w:t>is</w:t>
      </w:r>
      <w:ins w:id="247" w:author="Sky" w:date="2021-01-17T23:38:00Z">
        <w:r w:rsidRPr="0084335F">
          <w:rPr>
            <w:rFonts w:hint="eastAsia"/>
            <w:sz w:val="22"/>
            <w:szCs w:val="24"/>
          </w:rPr>
          <w:t xml:space="preserve"> developed</w:t>
        </w:r>
      </w:ins>
      <w:r w:rsidR="00F64736">
        <w:rPr>
          <w:sz w:val="22"/>
          <w:szCs w:val="24"/>
        </w:rPr>
        <w:t>.</w:t>
      </w:r>
    </w:p>
    <w:p w14:paraId="6432A3CA" w14:textId="1C971B9F" w:rsidR="00525D0E" w:rsidRPr="0084335F" w:rsidRDefault="00525D0E" w:rsidP="00525D0E">
      <w:pPr>
        <w:spacing w:line="360" w:lineRule="auto"/>
        <w:rPr>
          <w:ins w:id="248" w:author="Sky" w:date="2021-01-17T23:43:00Z"/>
          <w:rFonts w:hint="eastAsia"/>
          <w:sz w:val="22"/>
          <w:szCs w:val="24"/>
        </w:rPr>
      </w:pPr>
      <w:ins w:id="249" w:author="Sky" w:date="2021-01-17T23:38:00Z">
        <w:r w:rsidRPr="0084335F">
          <w:rPr>
            <w:rFonts w:hint="eastAsia"/>
            <w:sz w:val="22"/>
            <w:szCs w:val="24"/>
          </w:rPr>
          <w:t>To be specific, the wrapper model has an</w:t>
        </w:r>
      </w:ins>
      <w:ins w:id="250" w:author="Sky" w:date="2021-01-17T23:39:00Z">
        <w:r w:rsidRPr="0084335F">
          <w:rPr>
            <w:rFonts w:hint="eastAsia"/>
            <w:sz w:val="22"/>
            <w:szCs w:val="24"/>
          </w:rPr>
          <w:t xml:space="preserve"> </w:t>
        </w:r>
        <w:r w:rsidRPr="0084335F">
          <w:rPr>
            <w:sz w:val="22"/>
            <w:szCs w:val="24"/>
          </w:rPr>
          <w:t>“</w:t>
        </w:r>
        <w:r w:rsidRPr="0084335F">
          <w:rPr>
            <w:rFonts w:hint="eastAsia"/>
            <w:sz w:val="22"/>
            <w:szCs w:val="24"/>
          </w:rPr>
          <w:t>predict</w:t>
        </w:r>
        <w:r w:rsidRPr="0084335F">
          <w:rPr>
            <w:sz w:val="22"/>
            <w:szCs w:val="24"/>
          </w:rPr>
          <w:t>”</w:t>
        </w:r>
        <w:r w:rsidRPr="0084335F">
          <w:rPr>
            <w:rFonts w:hint="eastAsia"/>
            <w:sz w:val="22"/>
            <w:szCs w:val="24"/>
          </w:rPr>
          <w:t xml:space="preserve"> API that accepts original features</w:t>
        </w:r>
      </w:ins>
      <w:r w:rsidR="005B1232">
        <w:rPr>
          <w:sz w:val="22"/>
          <w:szCs w:val="24"/>
        </w:rPr>
        <w:t xml:space="preserve"> which is the heroes’ combination of two teams</w:t>
      </w:r>
      <w:ins w:id="251" w:author="Sky" w:date="2021-01-17T23:39:00Z">
        <w:r w:rsidRPr="0084335F">
          <w:rPr>
            <w:rFonts w:hint="eastAsia"/>
            <w:sz w:val="22"/>
            <w:szCs w:val="24"/>
          </w:rPr>
          <w:t xml:space="preserve">, the picked hero id for both </w:t>
        </w:r>
      </w:ins>
      <w:r w:rsidR="007E6B7A">
        <w:rPr>
          <w:sz w:val="22"/>
          <w:szCs w:val="24"/>
        </w:rPr>
        <w:t>team</w:t>
      </w:r>
      <w:ins w:id="252" w:author="Sky" w:date="2021-01-17T23:39:00Z">
        <w:r w:rsidRPr="0084335F">
          <w:rPr>
            <w:rFonts w:hint="eastAsia"/>
            <w:sz w:val="22"/>
            <w:szCs w:val="24"/>
          </w:rPr>
          <w:t>s</w:t>
        </w:r>
      </w:ins>
      <w:r w:rsidR="005B1232">
        <w:rPr>
          <w:sz w:val="22"/>
          <w:szCs w:val="24"/>
        </w:rPr>
        <w:t>. It</w:t>
      </w:r>
      <w:ins w:id="253" w:author="Sky" w:date="2021-01-17T23:39:00Z">
        <w:r w:rsidRPr="0084335F">
          <w:rPr>
            <w:rFonts w:hint="eastAsia"/>
            <w:sz w:val="22"/>
            <w:szCs w:val="24"/>
          </w:rPr>
          <w:t xml:space="preserve"> returns the </w:t>
        </w:r>
      </w:ins>
      <w:ins w:id="254" w:author="Sky" w:date="2021-01-17T23:40:00Z">
        <w:r w:rsidRPr="0084335F">
          <w:rPr>
            <w:rFonts w:hint="eastAsia"/>
            <w:sz w:val="22"/>
            <w:szCs w:val="24"/>
          </w:rPr>
          <w:t xml:space="preserve">predicted probabilities </w:t>
        </w:r>
      </w:ins>
      <w:r w:rsidR="005B1232">
        <w:rPr>
          <w:sz w:val="22"/>
          <w:szCs w:val="24"/>
        </w:rPr>
        <w:t>from</w:t>
      </w:r>
      <w:ins w:id="255" w:author="Sky" w:date="2021-01-17T23:40:00Z">
        <w:r w:rsidRPr="0084335F">
          <w:rPr>
            <w:rFonts w:hint="eastAsia"/>
            <w:sz w:val="22"/>
            <w:szCs w:val="24"/>
          </w:rPr>
          <w:t xml:space="preserve"> fused model. Inside the </w:t>
        </w:r>
        <w:r w:rsidRPr="0084335F">
          <w:rPr>
            <w:sz w:val="22"/>
            <w:szCs w:val="24"/>
          </w:rPr>
          <w:t>“</w:t>
        </w:r>
        <w:r w:rsidRPr="0084335F">
          <w:rPr>
            <w:rFonts w:hint="eastAsia"/>
            <w:sz w:val="22"/>
            <w:szCs w:val="24"/>
          </w:rPr>
          <w:t>predict</w:t>
        </w:r>
        <w:r w:rsidRPr="0084335F">
          <w:rPr>
            <w:sz w:val="22"/>
            <w:szCs w:val="24"/>
          </w:rPr>
          <w:t>”</w:t>
        </w:r>
        <w:r w:rsidRPr="0084335F">
          <w:rPr>
            <w:rFonts w:hint="eastAsia"/>
            <w:sz w:val="22"/>
            <w:szCs w:val="24"/>
          </w:rPr>
          <w:t xml:space="preserve"> API, </w:t>
        </w:r>
      </w:ins>
      <w:ins w:id="256" w:author="Sky" w:date="2021-01-17T23:41:00Z">
        <w:r w:rsidRPr="0084335F">
          <w:rPr>
            <w:rFonts w:hint="eastAsia"/>
            <w:sz w:val="22"/>
            <w:szCs w:val="24"/>
          </w:rPr>
          <w:t xml:space="preserve">feature engineering method </w:t>
        </w:r>
      </w:ins>
      <w:r w:rsidR="007E6B7A">
        <w:rPr>
          <w:sz w:val="22"/>
          <w:szCs w:val="24"/>
        </w:rPr>
        <w:t>is</w:t>
      </w:r>
      <w:ins w:id="257" w:author="Sky" w:date="2021-01-17T23:41:00Z">
        <w:r w:rsidRPr="0084335F">
          <w:rPr>
            <w:rFonts w:hint="eastAsia"/>
            <w:sz w:val="22"/>
            <w:szCs w:val="24"/>
          </w:rPr>
          <w:t xml:space="preserve"> called for</w:t>
        </w:r>
      </w:ins>
      <w:r w:rsidR="007E6B7A">
        <w:rPr>
          <w:sz w:val="22"/>
          <w:szCs w:val="24"/>
        </w:rPr>
        <w:t xml:space="preserve"> generating features</w:t>
      </w:r>
      <w:ins w:id="258" w:author="Sky" w:date="2021-01-17T23:41:00Z">
        <w:r w:rsidRPr="0084335F">
          <w:rPr>
            <w:rFonts w:hint="eastAsia"/>
            <w:sz w:val="22"/>
            <w:szCs w:val="24"/>
          </w:rPr>
          <w:t xml:space="preserve">, and the </w:t>
        </w:r>
        <w:r w:rsidRPr="0084335F">
          <w:rPr>
            <w:sz w:val="22"/>
            <w:szCs w:val="24"/>
          </w:rPr>
          <w:t>“</w:t>
        </w:r>
        <w:r w:rsidRPr="0084335F">
          <w:rPr>
            <w:rFonts w:hint="eastAsia"/>
            <w:sz w:val="22"/>
            <w:szCs w:val="24"/>
          </w:rPr>
          <w:t>predict</w:t>
        </w:r>
        <w:r w:rsidRPr="0084335F">
          <w:rPr>
            <w:sz w:val="22"/>
            <w:szCs w:val="24"/>
          </w:rPr>
          <w:t>”</w:t>
        </w:r>
        <w:r w:rsidRPr="0084335F">
          <w:rPr>
            <w:rFonts w:hint="eastAsia"/>
            <w:sz w:val="22"/>
            <w:szCs w:val="24"/>
          </w:rPr>
          <w:t xml:space="preserve"> method</w:t>
        </w:r>
      </w:ins>
      <w:ins w:id="259" w:author="Sky" w:date="2021-01-17T23:42:00Z">
        <w:r w:rsidRPr="0084335F">
          <w:rPr>
            <w:rFonts w:hint="eastAsia"/>
            <w:sz w:val="22"/>
            <w:szCs w:val="24"/>
          </w:rPr>
          <w:t>s</w:t>
        </w:r>
      </w:ins>
      <w:ins w:id="260" w:author="Sky" w:date="2021-01-17T23:41:00Z">
        <w:r w:rsidRPr="0084335F">
          <w:rPr>
            <w:rFonts w:hint="eastAsia"/>
            <w:sz w:val="22"/>
            <w:szCs w:val="24"/>
          </w:rPr>
          <w:t xml:space="preserve"> of the </w:t>
        </w:r>
      </w:ins>
      <w:ins w:id="261" w:author="Sky" w:date="2021-01-17T23:42:00Z">
        <w:r w:rsidRPr="0084335F">
          <w:rPr>
            <w:rFonts w:hint="eastAsia"/>
            <w:sz w:val="22"/>
            <w:szCs w:val="24"/>
          </w:rPr>
          <w:t>sub-model</w:t>
        </w:r>
      </w:ins>
      <w:r w:rsidR="007E6B7A">
        <w:rPr>
          <w:sz w:val="22"/>
          <w:szCs w:val="24"/>
        </w:rPr>
        <w:t>s</w:t>
      </w:r>
      <w:ins w:id="262" w:author="Sky" w:date="2021-01-17T23:42:00Z">
        <w:r w:rsidRPr="0084335F">
          <w:rPr>
            <w:rFonts w:hint="eastAsia"/>
            <w:sz w:val="22"/>
            <w:szCs w:val="24"/>
          </w:rPr>
          <w:t xml:space="preserve"> (logistic regression, decision tree, </w:t>
        </w:r>
      </w:ins>
      <w:r w:rsidR="00F85334">
        <w:rPr>
          <w:sz w:val="22"/>
          <w:szCs w:val="24"/>
        </w:rPr>
        <w:t>SVM</w:t>
      </w:r>
      <w:ins w:id="263" w:author="Sky" w:date="2021-01-17T23:42:00Z">
        <w:r w:rsidRPr="0084335F">
          <w:rPr>
            <w:rFonts w:hint="eastAsia"/>
            <w:sz w:val="22"/>
            <w:szCs w:val="24"/>
          </w:rPr>
          <w:t>) are called and the probabilities are retrieved. The wrapper model then conduct</w:t>
        </w:r>
      </w:ins>
      <w:ins w:id="264" w:author="Sky" w:date="2021-01-17T23:43:00Z">
        <w:r w:rsidRPr="0084335F">
          <w:rPr>
            <w:rFonts w:hint="eastAsia"/>
            <w:sz w:val="22"/>
            <w:szCs w:val="24"/>
          </w:rPr>
          <w:t>s</w:t>
        </w:r>
      </w:ins>
      <w:ins w:id="265" w:author="Sky" w:date="2021-01-17T23:42:00Z">
        <w:r w:rsidRPr="0084335F">
          <w:rPr>
            <w:rFonts w:hint="eastAsia"/>
            <w:sz w:val="22"/>
            <w:szCs w:val="24"/>
          </w:rPr>
          <w:t xml:space="preserve"> weighted average of the returned results and g</w:t>
        </w:r>
      </w:ins>
      <w:ins w:id="266" w:author="Sky" w:date="2021-01-17T23:43:00Z">
        <w:r w:rsidRPr="0084335F">
          <w:rPr>
            <w:rFonts w:hint="eastAsia"/>
            <w:sz w:val="22"/>
            <w:szCs w:val="24"/>
          </w:rPr>
          <w:t xml:space="preserve">ives </w:t>
        </w:r>
      </w:ins>
      <w:r w:rsidR="007E6B7A">
        <w:rPr>
          <w:sz w:val="22"/>
          <w:szCs w:val="24"/>
        </w:rPr>
        <w:t xml:space="preserve">the </w:t>
      </w:r>
      <w:ins w:id="267" w:author="Sky" w:date="2021-01-17T23:43:00Z">
        <w:r w:rsidRPr="0084335F">
          <w:rPr>
            <w:rFonts w:hint="eastAsia"/>
            <w:sz w:val="22"/>
            <w:szCs w:val="24"/>
          </w:rPr>
          <w:t>final result.</w:t>
        </w:r>
      </w:ins>
    </w:p>
    <w:p w14:paraId="031BEB80" w14:textId="6FDFF6D6" w:rsidR="00AF1D77" w:rsidRPr="00525D0E" w:rsidRDefault="00525D0E" w:rsidP="00525D0E">
      <w:pPr>
        <w:spacing w:line="360" w:lineRule="auto"/>
        <w:rPr>
          <w:rFonts w:hint="eastAsia"/>
          <w:sz w:val="22"/>
          <w:szCs w:val="24"/>
        </w:rPr>
      </w:pPr>
      <w:ins w:id="268" w:author="Sky" w:date="2021-01-17T23:43:00Z">
        <w:r w:rsidRPr="0084335F">
          <w:rPr>
            <w:rFonts w:hint="eastAsia"/>
            <w:sz w:val="22"/>
            <w:szCs w:val="24"/>
          </w:rPr>
          <w:t xml:space="preserve">In order to deploy the model to web application, the wrapper model is </w:t>
        </w:r>
      </w:ins>
      <w:ins w:id="269" w:author="Sky" w:date="2021-01-17T23:44:00Z">
        <w:r w:rsidRPr="0084335F">
          <w:rPr>
            <w:rFonts w:hint="eastAsia"/>
            <w:sz w:val="22"/>
            <w:szCs w:val="24"/>
          </w:rPr>
          <w:t xml:space="preserve">instantiated and serialized to python pickle format, which is </w:t>
        </w:r>
      </w:ins>
      <w:r w:rsidR="00C45CA3" w:rsidRPr="0084335F">
        <w:rPr>
          <w:sz w:val="22"/>
          <w:szCs w:val="24"/>
        </w:rPr>
        <w:t>an</w:t>
      </w:r>
      <w:ins w:id="270" w:author="Sky" w:date="2021-01-17T23:44:00Z">
        <w:r w:rsidRPr="0084335F">
          <w:rPr>
            <w:rFonts w:hint="eastAsia"/>
            <w:sz w:val="22"/>
            <w:szCs w:val="24"/>
          </w:rPr>
          <w:t xml:space="preserve"> easy-to-use format for all kinds of applications.</w:t>
        </w:r>
      </w:ins>
    </w:p>
    <w:p w14:paraId="0CF91D90" w14:textId="2FDFF0D8" w:rsidR="00AF1D77" w:rsidRDefault="00B77841" w:rsidP="00650A93">
      <w:pPr>
        <w:pStyle w:val="3"/>
        <w:numPr>
          <w:ilvl w:val="1"/>
          <w:numId w:val="1"/>
        </w:numPr>
        <w:spacing w:line="360" w:lineRule="auto"/>
        <w:rPr>
          <w:szCs w:val="32"/>
        </w:rPr>
      </w:pPr>
      <w:r>
        <w:rPr>
          <w:szCs w:val="32"/>
        </w:rPr>
        <w:t xml:space="preserve">Flask </w:t>
      </w:r>
      <w:r w:rsidR="000A17BD">
        <w:rPr>
          <w:szCs w:val="32"/>
        </w:rPr>
        <w:t>application</w:t>
      </w:r>
    </w:p>
    <w:p w14:paraId="3F037B7E" w14:textId="03A56CCB" w:rsidR="009E5A26" w:rsidRDefault="00ED55E9" w:rsidP="00ED55E9">
      <w:pPr>
        <w:spacing w:line="360" w:lineRule="auto"/>
        <w:rPr>
          <w:rFonts w:hint="eastAsia"/>
          <w:sz w:val="22"/>
          <w:szCs w:val="24"/>
        </w:rPr>
      </w:pPr>
      <w:r>
        <w:rPr>
          <w:rFonts w:hint="eastAsia"/>
          <w:sz w:val="22"/>
          <w:szCs w:val="24"/>
        </w:rPr>
        <w:t>G</w:t>
      </w:r>
      <w:r>
        <w:rPr>
          <w:sz w:val="22"/>
          <w:szCs w:val="24"/>
        </w:rPr>
        <w:t xml:space="preserve">iven the packaged model of </w:t>
      </w:r>
      <w:r w:rsidR="009D141B">
        <w:rPr>
          <w:sz w:val="22"/>
          <w:szCs w:val="24"/>
        </w:rPr>
        <w:t>sci-kit</w:t>
      </w:r>
      <w:r>
        <w:rPr>
          <w:sz w:val="22"/>
          <w:szCs w:val="24"/>
        </w:rPr>
        <w:t xml:space="preserve"> learning result, it is possible to design Flask application </w:t>
      </w:r>
      <w:r w:rsidR="000815E2">
        <w:rPr>
          <w:sz w:val="22"/>
          <w:szCs w:val="24"/>
        </w:rPr>
        <w:t xml:space="preserve">which plays the role of </w:t>
      </w:r>
      <w:r w:rsidR="009D141B">
        <w:rPr>
          <w:sz w:val="22"/>
          <w:szCs w:val="24"/>
        </w:rPr>
        <w:t>web framework</w:t>
      </w:r>
      <w:r w:rsidR="000815E2">
        <w:rPr>
          <w:sz w:val="22"/>
          <w:szCs w:val="24"/>
        </w:rPr>
        <w:t xml:space="preserve"> described in chapter 2.</w:t>
      </w:r>
      <w:r w:rsidR="009D141B">
        <w:rPr>
          <w:sz w:val="22"/>
          <w:szCs w:val="24"/>
        </w:rPr>
        <w:t>3</w:t>
      </w:r>
      <w:r w:rsidR="000815E2">
        <w:rPr>
          <w:sz w:val="22"/>
          <w:szCs w:val="24"/>
        </w:rPr>
        <w:t>. This chapter would</w:t>
      </w:r>
      <w:r w:rsidR="00F85334">
        <w:rPr>
          <w:sz w:val="22"/>
          <w:szCs w:val="24"/>
        </w:rPr>
        <w:t xml:space="preserve"> then</w:t>
      </w:r>
      <w:r w:rsidR="000815E2">
        <w:rPr>
          <w:sz w:val="22"/>
          <w:szCs w:val="24"/>
        </w:rPr>
        <w:t xml:space="preserve"> explain the implementation </w:t>
      </w:r>
      <w:r w:rsidR="00971434">
        <w:rPr>
          <w:sz w:val="22"/>
          <w:szCs w:val="24"/>
        </w:rPr>
        <w:t xml:space="preserve">details </w:t>
      </w:r>
      <w:r w:rsidR="000815E2">
        <w:rPr>
          <w:sz w:val="22"/>
          <w:szCs w:val="24"/>
        </w:rPr>
        <w:t>of modules in Flask application</w:t>
      </w:r>
      <w:r>
        <w:rPr>
          <w:sz w:val="22"/>
          <w:szCs w:val="24"/>
        </w:rPr>
        <w:t xml:space="preserve">. </w:t>
      </w:r>
      <w:r w:rsidR="009D141B">
        <w:rPr>
          <w:sz w:val="22"/>
          <w:szCs w:val="24"/>
        </w:rPr>
        <w:t>But, at the beginning of this chapter</w:t>
      </w:r>
      <w:r>
        <w:rPr>
          <w:sz w:val="22"/>
          <w:szCs w:val="24"/>
        </w:rPr>
        <w:t xml:space="preserve">, it is necessary to first </w:t>
      </w:r>
      <w:r w:rsidR="00AF13B9">
        <w:rPr>
          <w:sz w:val="22"/>
          <w:szCs w:val="24"/>
        </w:rPr>
        <w:t>get an overview on</w:t>
      </w:r>
      <w:r w:rsidR="003C4BD6">
        <w:rPr>
          <w:sz w:val="22"/>
          <w:szCs w:val="24"/>
        </w:rPr>
        <w:t xml:space="preserve"> </w:t>
      </w:r>
      <w:r w:rsidR="009D141B">
        <w:rPr>
          <w:sz w:val="22"/>
          <w:szCs w:val="24"/>
        </w:rPr>
        <w:t>the architecture</w:t>
      </w:r>
      <w:r>
        <w:rPr>
          <w:sz w:val="22"/>
          <w:szCs w:val="24"/>
        </w:rPr>
        <w:t xml:space="preserve"> of a typical Flask application which is the MTV </w:t>
      </w:r>
      <w:r w:rsidR="00311F43">
        <w:rPr>
          <w:sz w:val="22"/>
          <w:szCs w:val="24"/>
        </w:rPr>
        <w:t>architecture</w:t>
      </w:r>
      <w:r>
        <w:rPr>
          <w:sz w:val="22"/>
          <w:szCs w:val="24"/>
        </w:rPr>
        <w:t>.</w:t>
      </w:r>
    </w:p>
    <w:p w14:paraId="55F1217D" w14:textId="4D508FED" w:rsidR="00A77311" w:rsidRPr="00A77311" w:rsidRDefault="00ED55E9" w:rsidP="00ED55E9">
      <w:pPr>
        <w:pStyle w:val="3"/>
        <w:numPr>
          <w:ilvl w:val="2"/>
          <w:numId w:val="1"/>
        </w:numPr>
        <w:spacing w:line="360" w:lineRule="auto"/>
        <w:rPr>
          <w:sz w:val="28"/>
          <w:szCs w:val="28"/>
        </w:rPr>
      </w:pPr>
      <w:r>
        <w:rPr>
          <w:sz w:val="28"/>
          <w:szCs w:val="28"/>
        </w:rPr>
        <w:lastRenderedPageBreak/>
        <w:t xml:space="preserve">MTV </w:t>
      </w:r>
      <w:r w:rsidR="00311F43">
        <w:rPr>
          <w:sz w:val="28"/>
          <w:szCs w:val="28"/>
        </w:rPr>
        <w:t>architecture</w:t>
      </w:r>
    </w:p>
    <w:p w14:paraId="238F280C" w14:textId="3FCF67E2" w:rsidR="002F2BB5" w:rsidRDefault="00ED55E9" w:rsidP="00ED55E9">
      <w:pPr>
        <w:spacing w:line="360" w:lineRule="auto"/>
        <w:rPr>
          <w:rFonts w:hint="eastAsia"/>
          <w:sz w:val="22"/>
          <w:szCs w:val="24"/>
        </w:rPr>
      </w:pPr>
      <w:r>
        <w:rPr>
          <w:rFonts w:hint="eastAsia"/>
          <w:sz w:val="22"/>
          <w:szCs w:val="24"/>
        </w:rPr>
        <w:t>M</w:t>
      </w:r>
      <w:r>
        <w:rPr>
          <w:sz w:val="22"/>
          <w:szCs w:val="24"/>
        </w:rPr>
        <w:t xml:space="preserve">TV </w:t>
      </w:r>
      <w:r w:rsidR="00311F43">
        <w:rPr>
          <w:sz w:val="22"/>
          <w:szCs w:val="24"/>
        </w:rPr>
        <w:t>architecture</w:t>
      </w:r>
      <w:r w:rsidR="00E814DD">
        <w:rPr>
          <w:sz w:val="22"/>
          <w:szCs w:val="24"/>
        </w:rPr>
        <w:t xml:space="preserve"> shares common concept with MVC architecture which is more familiar to developers. </w:t>
      </w:r>
      <w:r w:rsidR="00A77311">
        <w:rPr>
          <w:sz w:val="22"/>
          <w:szCs w:val="24"/>
        </w:rPr>
        <w:t>Both of the</w:t>
      </w:r>
      <w:r w:rsidR="00E814DD">
        <w:rPr>
          <w:sz w:val="22"/>
          <w:szCs w:val="24"/>
        </w:rPr>
        <w:t>m</w:t>
      </w:r>
      <w:r w:rsidR="00A77311">
        <w:rPr>
          <w:sz w:val="22"/>
          <w:szCs w:val="24"/>
        </w:rPr>
        <w:t xml:space="preserve"> are introduced since each of them works well with object-oriented programming. Programs are split into three aspects and each of the aspects can be treated as objects thus improving reusability within an application.</w:t>
      </w:r>
      <w:r w:rsidR="00A77311">
        <w:rPr>
          <w:rFonts w:hint="eastAsia"/>
          <w:sz w:val="22"/>
          <w:szCs w:val="24"/>
        </w:rPr>
        <w:t xml:space="preserve"> </w:t>
      </w:r>
      <w:r w:rsidR="00E814DD">
        <w:rPr>
          <w:sz w:val="22"/>
          <w:szCs w:val="24"/>
        </w:rPr>
        <w:t>Besides similarity, MTV architecture varies from MVC architecture, which is quite apparent since the keyword in MTV, Template,  replaces Controller section in MVC.</w:t>
      </w:r>
      <w:r w:rsidR="00E814DD">
        <w:rPr>
          <w:rFonts w:hint="eastAsia"/>
          <w:sz w:val="22"/>
          <w:szCs w:val="24"/>
        </w:rPr>
        <w:t xml:space="preserve"> </w:t>
      </w:r>
      <w:r w:rsidR="002F2BB5">
        <w:rPr>
          <w:sz w:val="22"/>
          <w:szCs w:val="24"/>
        </w:rPr>
        <w:t>T</w:t>
      </w:r>
      <w:r>
        <w:rPr>
          <w:sz w:val="22"/>
          <w:szCs w:val="24"/>
        </w:rPr>
        <w:t xml:space="preserve">his chapter would explain the MTV </w:t>
      </w:r>
      <w:r w:rsidR="000815E2">
        <w:rPr>
          <w:sz w:val="22"/>
          <w:szCs w:val="24"/>
        </w:rPr>
        <w:t xml:space="preserve">architecture </w:t>
      </w:r>
      <w:r>
        <w:rPr>
          <w:sz w:val="22"/>
          <w:szCs w:val="24"/>
        </w:rPr>
        <w:t xml:space="preserve">in comparison with the MVC </w:t>
      </w:r>
      <w:r w:rsidR="000815E2">
        <w:rPr>
          <w:sz w:val="22"/>
          <w:szCs w:val="24"/>
        </w:rPr>
        <w:t>architecture</w:t>
      </w:r>
      <w:r w:rsidR="00A77311">
        <w:rPr>
          <w:sz w:val="22"/>
          <w:szCs w:val="24"/>
        </w:rPr>
        <w:t xml:space="preserve"> for easy understanding</w:t>
      </w:r>
      <w:r w:rsidR="00311F43">
        <w:rPr>
          <w:sz w:val="22"/>
          <w:szCs w:val="24"/>
        </w:rPr>
        <w:t>.</w:t>
      </w:r>
    </w:p>
    <w:p w14:paraId="3109361D" w14:textId="553B94EB" w:rsidR="002F2BB5" w:rsidRDefault="002F2BB5" w:rsidP="00ED55E9">
      <w:pPr>
        <w:spacing w:line="360" w:lineRule="auto"/>
        <w:rPr>
          <w:b/>
          <w:bCs/>
          <w:sz w:val="24"/>
          <w:szCs w:val="24"/>
        </w:rPr>
      </w:pPr>
      <w:r w:rsidRPr="002F2BB5">
        <w:rPr>
          <w:rFonts w:hint="eastAsia"/>
          <w:b/>
          <w:bCs/>
          <w:sz w:val="24"/>
          <w:szCs w:val="24"/>
        </w:rPr>
        <w:t>M</w:t>
      </w:r>
      <w:r w:rsidRPr="002F2BB5">
        <w:rPr>
          <w:b/>
          <w:bCs/>
          <w:sz w:val="24"/>
          <w:szCs w:val="24"/>
        </w:rPr>
        <w:t>VC (Model-View-Controller)</w:t>
      </w:r>
    </w:p>
    <w:p w14:paraId="0D474B3E" w14:textId="0508D3BE" w:rsidR="002F2BB5" w:rsidRDefault="009E5A26" w:rsidP="00ED55E9">
      <w:pPr>
        <w:spacing w:line="360" w:lineRule="auto"/>
        <w:rPr>
          <w:sz w:val="22"/>
          <w:szCs w:val="24"/>
        </w:rPr>
      </w:pPr>
      <w:r>
        <w:rPr>
          <w:noProof/>
        </w:rPr>
        <w:drawing>
          <wp:anchor distT="0" distB="0" distL="114300" distR="114300" simplePos="0" relativeHeight="251671552" behindDoc="0" locked="0" layoutInCell="1" allowOverlap="1" wp14:anchorId="5ED293CE" wp14:editId="7FF4E2F9">
            <wp:simplePos x="0" y="0"/>
            <wp:positionH relativeFrom="margin">
              <wp:align>center</wp:align>
            </wp:positionH>
            <wp:positionV relativeFrom="paragraph">
              <wp:posOffset>886656</wp:posOffset>
            </wp:positionV>
            <wp:extent cx="2752725" cy="2911475"/>
            <wp:effectExtent l="0" t="0" r="952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2725" cy="291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2F2BB5">
        <w:rPr>
          <w:rFonts w:hint="eastAsia"/>
          <w:sz w:val="22"/>
          <w:szCs w:val="24"/>
        </w:rPr>
        <w:t>M</w:t>
      </w:r>
      <w:r w:rsidR="002F2BB5">
        <w:rPr>
          <w:sz w:val="22"/>
          <w:szCs w:val="24"/>
        </w:rPr>
        <w:t xml:space="preserve">VC architecture is first introduced </w:t>
      </w:r>
      <w:r w:rsidR="00E814DD">
        <w:rPr>
          <w:sz w:val="22"/>
          <w:szCs w:val="24"/>
        </w:rPr>
        <w:t xml:space="preserve">as a software design pattern, commonly used for developing user interfaces that divides the related program logic into three interconnected elements. </w:t>
      </w:r>
      <w:r w:rsidR="00D6609D">
        <w:rPr>
          <w:sz w:val="22"/>
          <w:szCs w:val="24"/>
        </w:rPr>
        <w:t>It has been widely adopted as a design for web applications as well.</w:t>
      </w:r>
    </w:p>
    <w:p w14:paraId="7BAE5C22" w14:textId="79EFF14B" w:rsidR="00D6609D" w:rsidRDefault="00D6609D" w:rsidP="00ED55E9">
      <w:pPr>
        <w:spacing w:line="360" w:lineRule="auto"/>
        <w:rPr>
          <w:sz w:val="22"/>
          <w:szCs w:val="24"/>
        </w:rPr>
      </w:pPr>
      <w:r>
        <w:rPr>
          <w:rFonts w:hint="eastAsia"/>
          <w:sz w:val="22"/>
          <w:szCs w:val="24"/>
        </w:rPr>
        <w:t>F</w:t>
      </w:r>
      <w:r>
        <w:rPr>
          <w:sz w:val="22"/>
          <w:szCs w:val="24"/>
        </w:rPr>
        <w:t>rom the figure, Model section serves for central component of the architecture. It is the application’s dynamic data structure, independent of the user interface. It directly manages the data, logic and rules of the application.</w:t>
      </w:r>
    </w:p>
    <w:p w14:paraId="69748B5D" w14:textId="77777777" w:rsidR="00BF718B" w:rsidRDefault="00D6609D" w:rsidP="00ED55E9">
      <w:pPr>
        <w:spacing w:line="360" w:lineRule="auto"/>
        <w:rPr>
          <w:sz w:val="22"/>
          <w:szCs w:val="24"/>
        </w:rPr>
      </w:pPr>
      <w:r>
        <w:rPr>
          <w:rFonts w:hint="eastAsia"/>
          <w:sz w:val="22"/>
          <w:szCs w:val="24"/>
        </w:rPr>
        <w:t>V</w:t>
      </w:r>
      <w:r>
        <w:rPr>
          <w:sz w:val="22"/>
          <w:szCs w:val="24"/>
        </w:rPr>
        <w:t>iew section is primarily responsible for two jobs</w:t>
      </w:r>
      <w:r w:rsidR="00BF718B">
        <w:rPr>
          <w:sz w:val="22"/>
          <w:szCs w:val="24"/>
        </w:rPr>
        <w:t>:</w:t>
      </w:r>
    </w:p>
    <w:p w14:paraId="7CA28042" w14:textId="21486E9E" w:rsidR="00BF718B" w:rsidRPr="00BF718B" w:rsidRDefault="00D6609D" w:rsidP="00BF718B">
      <w:pPr>
        <w:pStyle w:val="a3"/>
        <w:numPr>
          <w:ilvl w:val="0"/>
          <w:numId w:val="8"/>
        </w:numPr>
        <w:spacing w:line="360" w:lineRule="auto"/>
        <w:ind w:firstLineChars="0"/>
        <w:rPr>
          <w:sz w:val="22"/>
          <w:szCs w:val="24"/>
        </w:rPr>
      </w:pPr>
      <w:r w:rsidRPr="00BF718B">
        <w:rPr>
          <w:sz w:val="22"/>
          <w:szCs w:val="24"/>
        </w:rPr>
        <w:t>One is collecting data transferred from Model and encapsulating them</w:t>
      </w:r>
      <w:r w:rsidR="00BF718B" w:rsidRPr="00BF718B">
        <w:rPr>
          <w:sz w:val="22"/>
          <w:szCs w:val="24"/>
        </w:rPr>
        <w:t>.</w:t>
      </w:r>
    </w:p>
    <w:p w14:paraId="3C85CF5E" w14:textId="15C916B0" w:rsidR="00D6609D" w:rsidRPr="00BF718B" w:rsidRDefault="00D6609D" w:rsidP="00BF718B">
      <w:pPr>
        <w:pStyle w:val="a3"/>
        <w:numPr>
          <w:ilvl w:val="0"/>
          <w:numId w:val="8"/>
        </w:numPr>
        <w:spacing w:line="360" w:lineRule="auto"/>
        <w:ind w:firstLineChars="0"/>
        <w:rPr>
          <w:sz w:val="22"/>
          <w:szCs w:val="24"/>
        </w:rPr>
      </w:pPr>
      <w:r w:rsidRPr="00BF718B">
        <w:rPr>
          <w:sz w:val="22"/>
          <w:szCs w:val="24"/>
        </w:rPr>
        <w:t>One is generating web page displayed to the users.</w:t>
      </w:r>
      <w:r w:rsidR="00BF718B" w:rsidRPr="00BF718B">
        <w:rPr>
          <w:sz w:val="22"/>
          <w:szCs w:val="24"/>
        </w:rPr>
        <w:t xml:space="preserve"> Any representation of information such as chart, diagram or table is generated in View section.</w:t>
      </w:r>
    </w:p>
    <w:p w14:paraId="581FA17E" w14:textId="010A7997" w:rsidR="00D6609D" w:rsidRDefault="00D6609D" w:rsidP="00ED55E9">
      <w:pPr>
        <w:spacing w:line="360" w:lineRule="auto"/>
        <w:rPr>
          <w:sz w:val="22"/>
          <w:szCs w:val="24"/>
        </w:rPr>
      </w:pPr>
      <w:r>
        <w:rPr>
          <w:rFonts w:hint="eastAsia"/>
          <w:sz w:val="22"/>
          <w:szCs w:val="24"/>
        </w:rPr>
        <w:lastRenderedPageBreak/>
        <w:t>C</w:t>
      </w:r>
      <w:r>
        <w:rPr>
          <w:sz w:val="22"/>
          <w:szCs w:val="24"/>
        </w:rPr>
        <w:t>ontroller section deals with requests and responses, taking care of the interaction between Model and View</w:t>
      </w:r>
      <w:r w:rsidR="00BF718B">
        <w:rPr>
          <w:sz w:val="22"/>
          <w:szCs w:val="24"/>
        </w:rPr>
        <w:t xml:space="preserve"> in the way that Controller responds to the users’ input on the View pages and performs interactions on the data Model objects.</w:t>
      </w:r>
    </w:p>
    <w:p w14:paraId="4D2FA6CB" w14:textId="0B9CAFDC" w:rsidR="00FC05E1" w:rsidRDefault="00FC05E1" w:rsidP="00ED55E9">
      <w:pPr>
        <w:spacing w:line="360" w:lineRule="auto"/>
        <w:rPr>
          <w:b/>
          <w:bCs/>
          <w:sz w:val="24"/>
          <w:szCs w:val="24"/>
        </w:rPr>
      </w:pPr>
      <w:r w:rsidRPr="002F2BB5">
        <w:rPr>
          <w:rFonts w:hint="eastAsia"/>
          <w:b/>
          <w:bCs/>
          <w:sz w:val="24"/>
          <w:szCs w:val="24"/>
        </w:rPr>
        <w:t>M</w:t>
      </w:r>
      <w:r w:rsidR="008C3399">
        <w:rPr>
          <w:b/>
          <w:bCs/>
          <w:sz w:val="24"/>
          <w:szCs w:val="24"/>
        </w:rPr>
        <w:t>TV</w:t>
      </w:r>
      <w:r w:rsidRPr="002F2BB5">
        <w:rPr>
          <w:b/>
          <w:bCs/>
          <w:sz w:val="24"/>
          <w:szCs w:val="24"/>
        </w:rPr>
        <w:t xml:space="preserve"> (Model-</w:t>
      </w:r>
      <w:r>
        <w:rPr>
          <w:b/>
          <w:bCs/>
          <w:sz w:val="24"/>
          <w:szCs w:val="24"/>
        </w:rPr>
        <w:t>Template</w:t>
      </w:r>
      <w:r w:rsidRPr="002F2BB5">
        <w:rPr>
          <w:b/>
          <w:bCs/>
          <w:sz w:val="24"/>
          <w:szCs w:val="24"/>
        </w:rPr>
        <w:t>-</w:t>
      </w:r>
      <w:r>
        <w:rPr>
          <w:b/>
          <w:bCs/>
          <w:sz w:val="24"/>
          <w:szCs w:val="24"/>
        </w:rPr>
        <w:t>View</w:t>
      </w:r>
      <w:r w:rsidRPr="002F2BB5">
        <w:rPr>
          <w:b/>
          <w:bCs/>
          <w:sz w:val="24"/>
          <w:szCs w:val="24"/>
        </w:rPr>
        <w:t>)</w:t>
      </w:r>
    </w:p>
    <w:p w14:paraId="509AF3FA" w14:textId="00917FDC" w:rsidR="003F5EF0" w:rsidRPr="003F5EF0" w:rsidRDefault="007E6B7A" w:rsidP="00ED55E9">
      <w:pPr>
        <w:spacing w:line="360" w:lineRule="auto"/>
        <w:rPr>
          <w:rFonts w:hint="eastAsia"/>
          <w:sz w:val="22"/>
          <w:szCs w:val="24"/>
        </w:rPr>
      </w:pPr>
      <w:r>
        <w:rPr>
          <w:noProof/>
          <w:sz w:val="22"/>
          <w:szCs w:val="24"/>
        </w:rPr>
        <w:drawing>
          <wp:anchor distT="0" distB="0" distL="114300" distR="114300" simplePos="0" relativeHeight="251672576" behindDoc="0" locked="0" layoutInCell="1" allowOverlap="1" wp14:anchorId="31649DBA" wp14:editId="70B479DE">
            <wp:simplePos x="0" y="0"/>
            <wp:positionH relativeFrom="margin">
              <wp:align>center</wp:align>
            </wp:positionH>
            <wp:positionV relativeFrom="paragraph">
              <wp:posOffset>962758</wp:posOffset>
            </wp:positionV>
            <wp:extent cx="4674235" cy="3194050"/>
            <wp:effectExtent l="0" t="0" r="0" b="635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4235" cy="319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EF0">
        <w:rPr>
          <w:rFonts w:hint="eastAsia"/>
          <w:sz w:val="22"/>
          <w:szCs w:val="24"/>
        </w:rPr>
        <w:t>W</w:t>
      </w:r>
      <w:r w:rsidR="003F5EF0">
        <w:rPr>
          <w:sz w:val="22"/>
          <w:szCs w:val="24"/>
        </w:rPr>
        <w:t>hile in the case of web frameworks, for example Flask, MVC architecture differs from their interpretations, mainly in the way that the MVC responsibilities are divided between the client and server.</w:t>
      </w:r>
    </w:p>
    <w:p w14:paraId="36322122" w14:textId="7D13EDAA" w:rsidR="00BF718B" w:rsidRDefault="00BF718B" w:rsidP="00ED55E9">
      <w:pPr>
        <w:spacing w:line="360" w:lineRule="auto"/>
        <w:rPr>
          <w:sz w:val="22"/>
          <w:szCs w:val="24"/>
        </w:rPr>
      </w:pPr>
      <w:r>
        <w:rPr>
          <w:sz w:val="22"/>
          <w:szCs w:val="24"/>
        </w:rPr>
        <w:t>In MTV architecture, the definition of Model still remains the same that is, Model section in MTV is responsible for handling data between database and View. Model provides a definition of how the data formats as coming from the view so, it stores in the database and vice versa, i.e., the retrieving information from the database transfers to the View in the displayable format.</w:t>
      </w:r>
    </w:p>
    <w:p w14:paraId="7DE4B257" w14:textId="2CBF5777" w:rsidR="00BF718B" w:rsidRDefault="00BF718B" w:rsidP="00ED55E9">
      <w:pPr>
        <w:spacing w:line="360" w:lineRule="auto"/>
        <w:rPr>
          <w:sz w:val="22"/>
          <w:szCs w:val="24"/>
        </w:rPr>
      </w:pPr>
      <w:r>
        <w:rPr>
          <w:rFonts w:hint="eastAsia"/>
          <w:sz w:val="22"/>
          <w:szCs w:val="24"/>
        </w:rPr>
        <w:t>T</w:t>
      </w:r>
      <w:r>
        <w:rPr>
          <w:sz w:val="22"/>
          <w:szCs w:val="24"/>
        </w:rPr>
        <w:t>emplate inherits the functionality of (2) in the View section in MVC which is generating web pages for the users. It consists of all of the front-end system, including HTML, CSS and JavaScript parts.</w:t>
      </w:r>
    </w:p>
    <w:p w14:paraId="438B41C1" w14:textId="7BF94BCC" w:rsidR="00BF718B" w:rsidRDefault="00BF718B" w:rsidP="00ED55E9">
      <w:pPr>
        <w:spacing w:line="360" w:lineRule="auto"/>
        <w:rPr>
          <w:sz w:val="22"/>
          <w:szCs w:val="24"/>
        </w:rPr>
      </w:pPr>
      <w:r>
        <w:rPr>
          <w:rFonts w:hint="eastAsia"/>
          <w:sz w:val="22"/>
          <w:szCs w:val="24"/>
        </w:rPr>
        <w:t>L</w:t>
      </w:r>
      <w:r>
        <w:rPr>
          <w:sz w:val="22"/>
          <w:szCs w:val="24"/>
        </w:rPr>
        <w:t xml:space="preserve">ikewise, View inherits the functionality of (1) in the View section in MVC which is </w:t>
      </w:r>
      <w:r w:rsidR="005F7252">
        <w:rPr>
          <w:sz w:val="22"/>
          <w:szCs w:val="24"/>
        </w:rPr>
        <w:t>handling data transferred from Model. It serves for defining relationship between URLs and their corresponding callback functions. Each View stands for a simple Python function.</w:t>
      </w:r>
    </w:p>
    <w:p w14:paraId="25DDC88C" w14:textId="699ED0CC" w:rsidR="005F7252" w:rsidRDefault="005F7252" w:rsidP="00ED55E9">
      <w:pPr>
        <w:spacing w:line="360" w:lineRule="auto"/>
        <w:rPr>
          <w:sz w:val="22"/>
          <w:szCs w:val="24"/>
        </w:rPr>
      </w:pPr>
      <w:r>
        <w:rPr>
          <w:rFonts w:hint="eastAsia"/>
          <w:sz w:val="22"/>
          <w:szCs w:val="24"/>
        </w:rPr>
        <w:t>A</w:t>
      </w:r>
      <w:r>
        <w:rPr>
          <w:sz w:val="22"/>
          <w:szCs w:val="24"/>
        </w:rPr>
        <w:t>s for the Controller section in MVC architecture, its duty is actually done by the framework itself</w:t>
      </w:r>
      <w:r w:rsidR="003F5EF0">
        <w:rPr>
          <w:sz w:val="22"/>
          <w:szCs w:val="24"/>
        </w:rPr>
        <w:t>.</w:t>
      </w:r>
    </w:p>
    <w:p w14:paraId="1C40CFD9" w14:textId="493191E6" w:rsidR="00D365DE" w:rsidRDefault="0026280F" w:rsidP="00ED55E9">
      <w:pPr>
        <w:spacing w:line="360" w:lineRule="auto"/>
        <w:rPr>
          <w:sz w:val="22"/>
          <w:szCs w:val="24"/>
        </w:rPr>
      </w:pPr>
      <w:r>
        <w:rPr>
          <w:noProof/>
          <w:sz w:val="28"/>
          <w:szCs w:val="28"/>
        </w:rPr>
        <w:lastRenderedPageBreak/>
        <w:drawing>
          <wp:anchor distT="0" distB="0" distL="114300" distR="114300" simplePos="0" relativeHeight="251673600" behindDoc="0" locked="0" layoutInCell="1" allowOverlap="1" wp14:anchorId="64923265" wp14:editId="575353EB">
            <wp:simplePos x="0" y="0"/>
            <wp:positionH relativeFrom="margin">
              <wp:align>center</wp:align>
            </wp:positionH>
            <wp:positionV relativeFrom="paragraph">
              <wp:posOffset>782955</wp:posOffset>
            </wp:positionV>
            <wp:extent cx="5145405" cy="4589145"/>
            <wp:effectExtent l="0" t="0" r="0" b="190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45405" cy="458914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EF0">
        <w:rPr>
          <w:rFonts w:hint="eastAsia"/>
          <w:sz w:val="22"/>
          <w:szCs w:val="24"/>
        </w:rPr>
        <w:t>W</w:t>
      </w:r>
      <w:r w:rsidR="003F5EF0">
        <w:rPr>
          <w:sz w:val="22"/>
          <w:szCs w:val="24"/>
        </w:rPr>
        <w:t>ith the knowledge of MTV architecture, the previous architecture of this project can be updated as follow.</w:t>
      </w:r>
    </w:p>
    <w:p w14:paraId="761D0F85" w14:textId="49C683E4" w:rsidR="00503373" w:rsidRPr="00503373" w:rsidRDefault="00AA6761" w:rsidP="00503373">
      <w:pPr>
        <w:pStyle w:val="3"/>
        <w:numPr>
          <w:ilvl w:val="2"/>
          <w:numId w:val="1"/>
        </w:numPr>
        <w:spacing w:line="360" w:lineRule="auto"/>
        <w:rPr>
          <w:rFonts w:hint="eastAsia"/>
          <w:sz w:val="28"/>
          <w:szCs w:val="28"/>
        </w:rPr>
      </w:pPr>
      <w:r>
        <w:rPr>
          <w:sz w:val="28"/>
          <w:szCs w:val="28"/>
        </w:rPr>
        <w:t>Implementation</w:t>
      </w:r>
      <w:r w:rsidR="00503373">
        <w:rPr>
          <w:sz w:val="28"/>
          <w:szCs w:val="28"/>
        </w:rPr>
        <w:t xml:space="preserve"> of JSON file</w:t>
      </w:r>
    </w:p>
    <w:p w14:paraId="42EDBBF9" w14:textId="63BB36CB" w:rsidR="00503373" w:rsidRDefault="00503373" w:rsidP="00503373">
      <w:pPr>
        <w:spacing w:line="360" w:lineRule="auto"/>
        <w:rPr>
          <w:sz w:val="22"/>
          <w:szCs w:val="24"/>
        </w:rPr>
      </w:pPr>
      <w:r>
        <w:rPr>
          <w:sz w:val="22"/>
          <w:szCs w:val="24"/>
        </w:rPr>
        <w:t>As is illustrated from the architecture of this project, it can be seen that the part of substitution of database in this project</w:t>
      </w:r>
      <w:r w:rsidR="00646D64">
        <w:rPr>
          <w:sz w:val="22"/>
          <w:szCs w:val="24"/>
        </w:rPr>
        <w:t xml:space="preserve"> </w:t>
      </w:r>
      <w:r>
        <w:rPr>
          <w:sz w:val="22"/>
          <w:szCs w:val="24"/>
        </w:rPr>
        <w:t xml:space="preserve">still </w:t>
      </w:r>
      <w:r w:rsidR="00646D64">
        <w:rPr>
          <w:sz w:val="22"/>
          <w:szCs w:val="24"/>
        </w:rPr>
        <w:t>lacks</w:t>
      </w:r>
      <w:r>
        <w:rPr>
          <w:sz w:val="22"/>
          <w:szCs w:val="24"/>
        </w:rPr>
        <w:t xml:space="preserve"> one component which is the JSON file. Before starting to explain the implantation details of </w:t>
      </w:r>
      <w:r w:rsidR="00646D64">
        <w:rPr>
          <w:sz w:val="22"/>
          <w:szCs w:val="24"/>
        </w:rPr>
        <w:t xml:space="preserve">each </w:t>
      </w:r>
      <w:r>
        <w:rPr>
          <w:sz w:val="22"/>
          <w:szCs w:val="24"/>
        </w:rPr>
        <w:t xml:space="preserve">MTV sections, the </w:t>
      </w:r>
      <w:r w:rsidR="00AA6761">
        <w:rPr>
          <w:sz w:val="22"/>
          <w:szCs w:val="24"/>
        </w:rPr>
        <w:t>implementation</w:t>
      </w:r>
      <w:r>
        <w:rPr>
          <w:sz w:val="22"/>
          <w:szCs w:val="24"/>
        </w:rPr>
        <w:t xml:space="preserve"> of JSON file would be described in this chapter.</w:t>
      </w:r>
    </w:p>
    <w:p w14:paraId="13731D41" w14:textId="7FEC80F8" w:rsidR="00503373" w:rsidRDefault="00503373" w:rsidP="00503373">
      <w:pPr>
        <w:spacing w:line="360" w:lineRule="auto"/>
        <w:rPr>
          <w:sz w:val="22"/>
          <w:szCs w:val="24"/>
        </w:rPr>
      </w:pPr>
      <w:r>
        <w:rPr>
          <w:rFonts w:hint="eastAsia"/>
          <w:sz w:val="22"/>
          <w:szCs w:val="24"/>
        </w:rPr>
        <w:t>S</w:t>
      </w:r>
      <w:r>
        <w:rPr>
          <w:sz w:val="22"/>
          <w:szCs w:val="24"/>
        </w:rPr>
        <w:t xml:space="preserve">o far as the model is trained and encapsulated, </w:t>
      </w:r>
      <w:r w:rsidR="00AA6761">
        <w:rPr>
          <w:sz w:val="22"/>
          <w:szCs w:val="24"/>
        </w:rPr>
        <w:t>database of this project remains incomplete,</w:t>
      </w:r>
      <w:r>
        <w:rPr>
          <w:sz w:val="22"/>
          <w:szCs w:val="24"/>
        </w:rPr>
        <w:t xml:space="preserve"> missing </w:t>
      </w:r>
      <w:r w:rsidR="00AA6761">
        <w:rPr>
          <w:sz w:val="22"/>
          <w:szCs w:val="24"/>
        </w:rPr>
        <w:t xml:space="preserve">data </w:t>
      </w:r>
      <w:r>
        <w:rPr>
          <w:sz w:val="22"/>
          <w:szCs w:val="24"/>
        </w:rPr>
        <w:t xml:space="preserve">to build up the communication system between </w:t>
      </w:r>
      <w:r w:rsidR="005B1232">
        <w:rPr>
          <w:sz w:val="22"/>
          <w:szCs w:val="24"/>
        </w:rPr>
        <w:t>the database</w:t>
      </w:r>
      <w:r>
        <w:rPr>
          <w:sz w:val="22"/>
          <w:szCs w:val="24"/>
        </w:rPr>
        <w:t xml:space="preserve"> with View section. That is the mapping from plain hero ids, which is collected by the data collection module mentioned before, to the name of the hero according to its id. In fact, it is unnecessary and ought not to show plain hero ids to the users.</w:t>
      </w:r>
    </w:p>
    <w:p w14:paraId="0DB71001" w14:textId="45E25FCB" w:rsidR="00503373" w:rsidRDefault="00CE5379" w:rsidP="00ED55E9">
      <w:pPr>
        <w:spacing w:line="360" w:lineRule="auto"/>
        <w:rPr>
          <w:sz w:val="22"/>
          <w:szCs w:val="24"/>
        </w:rPr>
      </w:pPr>
      <w:r>
        <w:rPr>
          <w:rFonts w:hint="eastAsia"/>
          <w:noProof/>
          <w:sz w:val="22"/>
          <w:szCs w:val="24"/>
        </w:rPr>
        <w:lastRenderedPageBreak/>
        <w:drawing>
          <wp:anchor distT="0" distB="0" distL="114300" distR="114300" simplePos="0" relativeHeight="251694080" behindDoc="0" locked="0" layoutInCell="1" allowOverlap="1" wp14:anchorId="63C97A0D" wp14:editId="0069F1F7">
            <wp:simplePos x="0" y="0"/>
            <wp:positionH relativeFrom="margin">
              <wp:align>center</wp:align>
            </wp:positionH>
            <wp:positionV relativeFrom="paragraph">
              <wp:posOffset>857885</wp:posOffset>
            </wp:positionV>
            <wp:extent cx="3516630" cy="1065530"/>
            <wp:effectExtent l="0" t="0" r="7620" b="127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16630" cy="1065530"/>
                    </a:xfrm>
                    <a:prstGeom prst="rect">
                      <a:avLst/>
                    </a:prstGeom>
                    <a:noFill/>
                    <a:ln>
                      <a:noFill/>
                    </a:ln>
                  </pic:spPr>
                </pic:pic>
              </a:graphicData>
            </a:graphic>
            <wp14:sizeRelH relativeFrom="page">
              <wp14:pctWidth>0</wp14:pctWidth>
            </wp14:sizeRelH>
            <wp14:sizeRelV relativeFrom="page">
              <wp14:pctHeight>0</wp14:pctHeight>
            </wp14:sizeRelV>
          </wp:anchor>
        </w:drawing>
      </w:r>
      <w:r w:rsidR="00503373">
        <w:rPr>
          <w:sz w:val="22"/>
          <w:szCs w:val="24"/>
        </w:rPr>
        <w:t xml:space="preserve">Therefore, the corresponding relationship between them is defined in JSON format which is easy to </w:t>
      </w:r>
      <w:r w:rsidR="00AA6761">
        <w:rPr>
          <w:sz w:val="22"/>
          <w:szCs w:val="24"/>
        </w:rPr>
        <w:t xml:space="preserve">organize and </w:t>
      </w:r>
      <w:r w:rsidR="00503373">
        <w:rPr>
          <w:sz w:val="22"/>
          <w:szCs w:val="24"/>
        </w:rPr>
        <w:t>use. The mapping rule is copied from the official website of DOTA2 whose attributes can be illustrated as follow:</w:t>
      </w:r>
    </w:p>
    <w:p w14:paraId="1411ACBC" w14:textId="77777777" w:rsidR="00AA6761" w:rsidRDefault="00693473" w:rsidP="00ED55E9">
      <w:pPr>
        <w:spacing w:line="360" w:lineRule="auto"/>
        <w:rPr>
          <w:sz w:val="22"/>
          <w:szCs w:val="24"/>
        </w:rPr>
      </w:pPr>
      <w:r>
        <w:rPr>
          <w:sz w:val="22"/>
          <w:szCs w:val="24"/>
        </w:rPr>
        <w:t>The element id stands for the hero id which is previously collected by the back-end system. More importantly, the corresponding name of the hero is recorded in it which would definitely been used in the front-end system.</w:t>
      </w:r>
      <w:r>
        <w:rPr>
          <w:rFonts w:hint="eastAsia"/>
          <w:sz w:val="22"/>
          <w:szCs w:val="24"/>
        </w:rPr>
        <w:t xml:space="preserve"> </w:t>
      </w:r>
      <w:r w:rsidR="00AA6761">
        <w:rPr>
          <w:sz w:val="22"/>
          <w:szCs w:val="24"/>
        </w:rPr>
        <w:t>Besides</w:t>
      </w:r>
      <w:r>
        <w:rPr>
          <w:sz w:val="22"/>
          <w:szCs w:val="24"/>
        </w:rPr>
        <w:t>, the element attack type classify heroes by their attack range in the game. The value melee represents that this hero, namely Anti-Mage, fights against enemy in a close range while the value ranged represents a ranged hero. The roles of a hero stand for the official division of labor of the hero.</w:t>
      </w:r>
    </w:p>
    <w:p w14:paraId="2F2AB975" w14:textId="6639C9A7" w:rsidR="00503373" w:rsidRPr="00503373" w:rsidRDefault="00AA6761" w:rsidP="00ED55E9">
      <w:pPr>
        <w:spacing w:line="360" w:lineRule="auto"/>
        <w:rPr>
          <w:rFonts w:hint="eastAsia"/>
          <w:sz w:val="22"/>
          <w:szCs w:val="24"/>
        </w:rPr>
      </w:pPr>
      <w:r>
        <w:rPr>
          <w:rFonts w:hint="eastAsia"/>
          <w:sz w:val="22"/>
          <w:szCs w:val="24"/>
        </w:rPr>
        <w:t>U</w:t>
      </w:r>
      <w:r>
        <w:rPr>
          <w:sz w:val="22"/>
          <w:szCs w:val="24"/>
        </w:rPr>
        <w:t xml:space="preserve">nlike the back-end system where data need to be pre-processed, each of the elements in the mapping rule is considered useful as for the hero portrait. </w:t>
      </w:r>
      <w:r w:rsidR="00693473">
        <w:rPr>
          <w:sz w:val="22"/>
          <w:szCs w:val="24"/>
        </w:rPr>
        <w:t xml:space="preserve">All of them might be useful </w:t>
      </w:r>
      <w:r>
        <w:rPr>
          <w:sz w:val="22"/>
          <w:szCs w:val="24"/>
        </w:rPr>
        <w:t xml:space="preserve">,for example, </w:t>
      </w:r>
      <w:r w:rsidR="00693473">
        <w:rPr>
          <w:sz w:val="22"/>
          <w:szCs w:val="24"/>
        </w:rPr>
        <w:t xml:space="preserve">when screening function is implemented in the front-end system. Thus, data </w:t>
      </w:r>
      <w:r w:rsidR="005B1232">
        <w:rPr>
          <w:sz w:val="22"/>
          <w:szCs w:val="24"/>
        </w:rPr>
        <w:t>of</w:t>
      </w:r>
      <w:r w:rsidR="00693473">
        <w:rPr>
          <w:sz w:val="22"/>
          <w:szCs w:val="24"/>
        </w:rPr>
        <w:t xml:space="preserve"> all of the 120 heroes is collected and stored.</w:t>
      </w:r>
    </w:p>
    <w:p w14:paraId="54EC043C" w14:textId="12FA559A" w:rsidR="00D365DE" w:rsidRDefault="00971434" w:rsidP="00D365DE">
      <w:pPr>
        <w:pStyle w:val="3"/>
        <w:numPr>
          <w:ilvl w:val="2"/>
          <w:numId w:val="1"/>
        </w:numPr>
        <w:spacing w:line="360" w:lineRule="auto"/>
        <w:rPr>
          <w:sz w:val="28"/>
          <w:szCs w:val="28"/>
        </w:rPr>
      </w:pPr>
      <w:r>
        <w:rPr>
          <w:sz w:val="28"/>
          <w:szCs w:val="28"/>
        </w:rPr>
        <w:t>Model</w:t>
      </w:r>
    </w:p>
    <w:p w14:paraId="5B020420" w14:textId="11D92F93" w:rsidR="00503373" w:rsidRDefault="005B1232" w:rsidP="009E5A26">
      <w:pPr>
        <w:spacing w:line="360" w:lineRule="auto"/>
        <w:rPr>
          <w:sz w:val="22"/>
          <w:szCs w:val="24"/>
        </w:rPr>
      </w:pPr>
      <w:r>
        <w:rPr>
          <w:rFonts w:hint="eastAsia"/>
          <w:sz w:val="22"/>
          <w:szCs w:val="24"/>
        </w:rPr>
        <w:t>M</w:t>
      </w:r>
      <w:r>
        <w:rPr>
          <w:sz w:val="22"/>
          <w:szCs w:val="24"/>
        </w:rPr>
        <w:t>odel, repeatedly speaking, is responsible for handling data communicat</w:t>
      </w:r>
      <w:r w:rsidR="0098427F">
        <w:rPr>
          <w:sz w:val="22"/>
          <w:szCs w:val="24"/>
        </w:rPr>
        <w:t>ion events which are held</w:t>
      </w:r>
      <w:r>
        <w:rPr>
          <w:sz w:val="22"/>
          <w:szCs w:val="24"/>
        </w:rPr>
        <w:t xml:space="preserve"> between View section and the database. One of the communication processes can mainly be described as:</w:t>
      </w:r>
    </w:p>
    <w:p w14:paraId="57920DEA" w14:textId="4F9DABEF" w:rsidR="005B1232" w:rsidRDefault="005B1232" w:rsidP="005B1232">
      <w:pPr>
        <w:pStyle w:val="a3"/>
        <w:numPr>
          <w:ilvl w:val="0"/>
          <w:numId w:val="14"/>
        </w:numPr>
        <w:spacing w:line="360" w:lineRule="auto"/>
        <w:ind w:firstLineChars="0"/>
        <w:rPr>
          <w:sz w:val="22"/>
          <w:szCs w:val="24"/>
        </w:rPr>
      </w:pPr>
      <w:r>
        <w:rPr>
          <w:sz w:val="22"/>
          <w:szCs w:val="24"/>
        </w:rPr>
        <w:t>Inputting from front-end system with 10 picked heroes’ names;</w:t>
      </w:r>
    </w:p>
    <w:p w14:paraId="4B2E1A44" w14:textId="4258E7DD" w:rsidR="005B1232" w:rsidRDefault="005B1232" w:rsidP="005B1232">
      <w:pPr>
        <w:pStyle w:val="a3"/>
        <w:numPr>
          <w:ilvl w:val="0"/>
          <w:numId w:val="14"/>
        </w:numPr>
        <w:spacing w:line="360" w:lineRule="auto"/>
        <w:ind w:firstLineChars="0"/>
        <w:rPr>
          <w:sz w:val="22"/>
          <w:szCs w:val="24"/>
        </w:rPr>
      </w:pPr>
      <w:r>
        <w:rPr>
          <w:sz w:val="22"/>
          <w:szCs w:val="24"/>
        </w:rPr>
        <w:t xml:space="preserve">Outputting from database with the </w:t>
      </w:r>
      <w:r w:rsidR="0098427F">
        <w:rPr>
          <w:sz w:val="22"/>
          <w:szCs w:val="24"/>
        </w:rPr>
        <w:t>probabilities of two teams.</w:t>
      </w:r>
    </w:p>
    <w:p w14:paraId="67C3EA8A" w14:textId="592E6A82" w:rsidR="0098427F" w:rsidRDefault="0098427F" w:rsidP="0098427F">
      <w:pPr>
        <w:spacing w:line="360" w:lineRule="auto"/>
        <w:rPr>
          <w:sz w:val="22"/>
          <w:szCs w:val="24"/>
        </w:rPr>
      </w:pPr>
      <w:r>
        <w:rPr>
          <w:rFonts w:hint="eastAsia"/>
          <w:sz w:val="22"/>
          <w:szCs w:val="24"/>
        </w:rPr>
        <w:t>F</w:t>
      </w:r>
      <w:r>
        <w:rPr>
          <w:sz w:val="22"/>
          <w:szCs w:val="24"/>
        </w:rPr>
        <w:t>or functionality of (1), Model section begins with mapping the picked heroes’ names with their corresponding hero ids</w:t>
      </w:r>
      <w:r w:rsidR="00EF68D1">
        <w:rPr>
          <w:sz w:val="22"/>
          <w:szCs w:val="24"/>
        </w:rPr>
        <w:t xml:space="preserve"> generating an input array</w:t>
      </w:r>
      <w:r>
        <w:rPr>
          <w:sz w:val="22"/>
          <w:szCs w:val="24"/>
        </w:rPr>
        <w:t xml:space="preserve">. </w:t>
      </w:r>
      <w:r w:rsidR="00EF68D1">
        <w:rPr>
          <w:sz w:val="22"/>
          <w:szCs w:val="24"/>
        </w:rPr>
        <w:t>After that</w:t>
      </w:r>
      <w:r>
        <w:rPr>
          <w:sz w:val="22"/>
          <w:szCs w:val="24"/>
        </w:rPr>
        <w:t>, a data validation function would be performed to the array of hero ids to verify the input.</w:t>
      </w:r>
    </w:p>
    <w:p w14:paraId="1A0594C4" w14:textId="483187A2" w:rsidR="0098427F" w:rsidRDefault="0098427F" w:rsidP="0098427F">
      <w:pPr>
        <w:spacing w:line="360" w:lineRule="auto"/>
        <w:rPr>
          <w:sz w:val="22"/>
          <w:szCs w:val="24"/>
        </w:rPr>
      </w:pPr>
      <w:r>
        <w:rPr>
          <w:rFonts w:hint="eastAsia"/>
          <w:sz w:val="22"/>
          <w:szCs w:val="24"/>
        </w:rPr>
        <w:t>F</w:t>
      </w:r>
      <w:r>
        <w:rPr>
          <w:sz w:val="22"/>
          <w:szCs w:val="24"/>
        </w:rPr>
        <w:t xml:space="preserve">or functionality of (2), input is passed to data-to-feature function after validation. </w:t>
      </w:r>
      <w:r w:rsidR="00EF68D1">
        <w:rPr>
          <w:sz w:val="22"/>
          <w:szCs w:val="24"/>
        </w:rPr>
        <w:t>Then, Model would</w:t>
      </w:r>
      <w:r w:rsidR="00A80AB9">
        <w:rPr>
          <w:sz w:val="22"/>
          <w:szCs w:val="24"/>
        </w:rPr>
        <w:t xml:space="preserve"> open the trained model by pickle function,</w:t>
      </w:r>
      <w:r w:rsidR="00EF68D1">
        <w:rPr>
          <w:sz w:val="22"/>
          <w:szCs w:val="24"/>
        </w:rPr>
        <w:t xml:space="preserve"> trailing with</w:t>
      </w:r>
      <w:r w:rsidR="00A80AB9">
        <w:rPr>
          <w:sz w:val="22"/>
          <w:szCs w:val="24"/>
        </w:rPr>
        <w:t xml:space="preserve"> features processed through the </w:t>
      </w:r>
      <w:r w:rsidR="00EF68D1">
        <w:rPr>
          <w:sz w:val="22"/>
          <w:szCs w:val="24"/>
        </w:rPr>
        <w:t xml:space="preserve">trained </w:t>
      </w:r>
      <w:r w:rsidR="00A80AB9">
        <w:rPr>
          <w:sz w:val="22"/>
          <w:szCs w:val="24"/>
        </w:rPr>
        <w:t>model generating results of probabilities</w:t>
      </w:r>
      <w:r w:rsidR="00EF68D1">
        <w:rPr>
          <w:sz w:val="22"/>
          <w:szCs w:val="24"/>
        </w:rPr>
        <w:t xml:space="preserve"> to be returned.</w:t>
      </w:r>
    </w:p>
    <w:p w14:paraId="64F55856" w14:textId="1A58AD80" w:rsidR="0067627F" w:rsidRDefault="00A80AB9" w:rsidP="0098427F">
      <w:pPr>
        <w:spacing w:line="360" w:lineRule="auto"/>
        <w:rPr>
          <w:sz w:val="22"/>
          <w:szCs w:val="24"/>
        </w:rPr>
      </w:pPr>
      <w:r>
        <w:rPr>
          <w:rFonts w:hint="eastAsia"/>
          <w:sz w:val="22"/>
          <w:szCs w:val="24"/>
        </w:rPr>
        <w:lastRenderedPageBreak/>
        <w:t>T</w:t>
      </w:r>
      <w:r w:rsidR="00EF68D1">
        <w:rPr>
          <w:sz w:val="22"/>
          <w:szCs w:val="24"/>
        </w:rPr>
        <w:t xml:space="preserve">o be specific, </w:t>
      </w:r>
      <w:r>
        <w:rPr>
          <w:sz w:val="22"/>
          <w:szCs w:val="24"/>
        </w:rPr>
        <w:t xml:space="preserve">the </w:t>
      </w:r>
      <w:r w:rsidR="00EF68D1">
        <w:rPr>
          <w:sz w:val="22"/>
          <w:szCs w:val="24"/>
        </w:rPr>
        <w:t xml:space="preserve">handling </w:t>
      </w:r>
      <w:r>
        <w:rPr>
          <w:sz w:val="22"/>
          <w:szCs w:val="24"/>
        </w:rPr>
        <w:t xml:space="preserve">process </w:t>
      </w:r>
      <w:r w:rsidR="00EF68D1">
        <w:rPr>
          <w:sz w:val="22"/>
          <w:szCs w:val="24"/>
        </w:rPr>
        <w:t>mentioned above is actually based on</w:t>
      </w:r>
      <w:r>
        <w:rPr>
          <w:sz w:val="22"/>
          <w:szCs w:val="24"/>
        </w:rPr>
        <w:t xml:space="preserve"> prediction event. On behalf of recommendation event, it is a bit more complicated. </w:t>
      </w:r>
    </w:p>
    <w:p w14:paraId="1279A641" w14:textId="551E450C" w:rsidR="00A80AB9" w:rsidRDefault="00EF68D1" w:rsidP="0098427F">
      <w:pPr>
        <w:spacing w:line="360" w:lineRule="auto"/>
        <w:rPr>
          <w:sz w:val="22"/>
          <w:szCs w:val="24"/>
        </w:rPr>
      </w:pPr>
      <w:r>
        <w:rPr>
          <w:sz w:val="22"/>
          <w:szCs w:val="24"/>
        </w:rPr>
        <w:t>F</w:t>
      </w:r>
      <w:r w:rsidR="00A80AB9">
        <w:rPr>
          <w:sz w:val="22"/>
          <w:szCs w:val="24"/>
        </w:rPr>
        <w:t>or the input, different validation rules are performed to assure that the input only consists of 9 picked heroes.</w:t>
      </w:r>
    </w:p>
    <w:p w14:paraId="28B19608" w14:textId="49FCB29C" w:rsidR="00A80AB9" w:rsidRDefault="00EF68D1" w:rsidP="0098427F">
      <w:pPr>
        <w:spacing w:line="360" w:lineRule="auto"/>
        <w:rPr>
          <w:sz w:val="22"/>
          <w:szCs w:val="24"/>
        </w:rPr>
      </w:pPr>
      <w:r>
        <w:rPr>
          <w:sz w:val="22"/>
          <w:szCs w:val="24"/>
        </w:rPr>
        <w:t>F</w:t>
      </w:r>
      <w:r w:rsidR="00A80AB9">
        <w:rPr>
          <w:sz w:val="22"/>
          <w:szCs w:val="24"/>
        </w:rPr>
        <w:t xml:space="preserve">or the output, the back-end system </w:t>
      </w:r>
      <w:r>
        <w:rPr>
          <w:sz w:val="22"/>
          <w:szCs w:val="24"/>
        </w:rPr>
        <w:t xml:space="preserve">would </w:t>
      </w:r>
      <w:r w:rsidR="00A80AB9">
        <w:rPr>
          <w:sz w:val="22"/>
          <w:szCs w:val="24"/>
        </w:rPr>
        <w:t xml:space="preserve">perform a traversal function adding each of the available heroes to the input array </w:t>
      </w:r>
      <w:r>
        <w:rPr>
          <w:sz w:val="22"/>
          <w:szCs w:val="24"/>
        </w:rPr>
        <w:t>and comparing the result probabilities respectively. In the end, the hero added to the input array that result in best improvement of probabilities is returned. Of course, the returning data would be in hero id format which needs to be transferred into hero name format.</w:t>
      </w:r>
    </w:p>
    <w:p w14:paraId="7E5CF55E" w14:textId="334AD1A1" w:rsidR="00EF68D1" w:rsidRDefault="00EF68D1" w:rsidP="0098427F">
      <w:pPr>
        <w:spacing w:line="360" w:lineRule="auto"/>
        <w:rPr>
          <w:sz w:val="22"/>
          <w:szCs w:val="24"/>
        </w:rPr>
      </w:pPr>
      <w:r>
        <w:rPr>
          <w:rFonts w:hint="eastAsia"/>
          <w:sz w:val="22"/>
          <w:szCs w:val="24"/>
        </w:rPr>
        <w:t>I</w:t>
      </w:r>
      <w:r>
        <w:rPr>
          <w:sz w:val="22"/>
          <w:szCs w:val="24"/>
        </w:rPr>
        <w:t xml:space="preserve">n conclusion, </w:t>
      </w:r>
      <w:r w:rsidR="0067627F">
        <w:rPr>
          <w:sz w:val="22"/>
          <w:szCs w:val="24"/>
        </w:rPr>
        <w:t>Model section fulfils a list of functions listed below:</w:t>
      </w:r>
    </w:p>
    <w:p w14:paraId="28526F0A" w14:textId="697624B7" w:rsidR="0067627F" w:rsidRDefault="0067627F" w:rsidP="0067627F">
      <w:pPr>
        <w:pStyle w:val="a3"/>
        <w:numPr>
          <w:ilvl w:val="0"/>
          <w:numId w:val="15"/>
        </w:numPr>
        <w:spacing w:line="360" w:lineRule="auto"/>
        <w:ind w:firstLineChars="0"/>
        <w:rPr>
          <w:sz w:val="22"/>
          <w:szCs w:val="24"/>
        </w:rPr>
      </w:pPr>
      <w:r>
        <w:rPr>
          <w:rFonts w:hint="eastAsia"/>
          <w:sz w:val="22"/>
          <w:szCs w:val="24"/>
        </w:rPr>
        <w:t>H</w:t>
      </w:r>
      <w:r>
        <w:rPr>
          <w:sz w:val="22"/>
          <w:szCs w:val="24"/>
        </w:rPr>
        <w:t>ero mapping function which maps hero ids with hero names and vice versa;</w:t>
      </w:r>
    </w:p>
    <w:p w14:paraId="78B157C4" w14:textId="409499B0" w:rsidR="0067627F" w:rsidRDefault="0067627F" w:rsidP="0067627F">
      <w:pPr>
        <w:pStyle w:val="a3"/>
        <w:numPr>
          <w:ilvl w:val="0"/>
          <w:numId w:val="15"/>
        </w:numPr>
        <w:spacing w:line="360" w:lineRule="auto"/>
        <w:ind w:firstLineChars="0"/>
        <w:rPr>
          <w:sz w:val="22"/>
          <w:szCs w:val="24"/>
        </w:rPr>
      </w:pPr>
      <w:r>
        <w:rPr>
          <w:sz w:val="22"/>
          <w:szCs w:val="24"/>
        </w:rPr>
        <w:t>Data validation function which validate the input data;</w:t>
      </w:r>
    </w:p>
    <w:p w14:paraId="6D94BD55" w14:textId="0B5DDE71" w:rsidR="0067627F" w:rsidRDefault="0067627F" w:rsidP="0067627F">
      <w:pPr>
        <w:pStyle w:val="a3"/>
        <w:numPr>
          <w:ilvl w:val="0"/>
          <w:numId w:val="15"/>
        </w:numPr>
        <w:spacing w:line="360" w:lineRule="auto"/>
        <w:ind w:firstLineChars="0"/>
        <w:rPr>
          <w:sz w:val="22"/>
          <w:szCs w:val="24"/>
        </w:rPr>
      </w:pPr>
      <w:r>
        <w:rPr>
          <w:sz w:val="22"/>
          <w:szCs w:val="24"/>
        </w:rPr>
        <w:t>Data-to-feature function which transfer the input data into form which can be then processed through the model trained;</w:t>
      </w:r>
    </w:p>
    <w:p w14:paraId="40D20C87" w14:textId="419569FE" w:rsidR="0067627F" w:rsidRPr="0067627F" w:rsidRDefault="0067627F" w:rsidP="0067627F">
      <w:pPr>
        <w:pStyle w:val="a3"/>
        <w:numPr>
          <w:ilvl w:val="0"/>
          <w:numId w:val="15"/>
        </w:numPr>
        <w:spacing w:line="360" w:lineRule="auto"/>
        <w:ind w:firstLineChars="0"/>
        <w:rPr>
          <w:rFonts w:hint="eastAsia"/>
          <w:sz w:val="22"/>
          <w:szCs w:val="24"/>
        </w:rPr>
      </w:pPr>
      <w:r>
        <w:rPr>
          <w:rFonts w:hint="eastAsia"/>
          <w:sz w:val="22"/>
          <w:szCs w:val="24"/>
        </w:rPr>
        <w:t>P</w:t>
      </w:r>
      <w:r>
        <w:rPr>
          <w:sz w:val="22"/>
          <w:szCs w:val="24"/>
        </w:rPr>
        <w:t>ickle function which calls embedded functions in the model trained.</w:t>
      </w:r>
    </w:p>
    <w:p w14:paraId="4E23DB51" w14:textId="31638365" w:rsidR="008C4A6C" w:rsidRDefault="00971434" w:rsidP="00650A93">
      <w:pPr>
        <w:pStyle w:val="3"/>
        <w:numPr>
          <w:ilvl w:val="2"/>
          <w:numId w:val="1"/>
        </w:numPr>
        <w:spacing w:line="360" w:lineRule="auto"/>
        <w:rPr>
          <w:sz w:val="28"/>
          <w:szCs w:val="28"/>
        </w:rPr>
      </w:pPr>
      <w:r w:rsidRPr="00971434">
        <w:rPr>
          <w:sz w:val="28"/>
          <w:szCs w:val="28"/>
        </w:rPr>
        <w:t>Template</w:t>
      </w:r>
    </w:p>
    <w:p w14:paraId="65A3D3B4" w14:textId="51B47782" w:rsidR="0067627F" w:rsidRDefault="002E1F06" w:rsidP="00F75F0A">
      <w:pPr>
        <w:spacing w:line="360" w:lineRule="auto"/>
        <w:rPr>
          <w:sz w:val="22"/>
          <w:szCs w:val="24"/>
        </w:rPr>
      </w:pPr>
      <w:r>
        <w:rPr>
          <w:noProof/>
          <w:sz w:val="22"/>
          <w:szCs w:val="24"/>
        </w:rPr>
        <w:drawing>
          <wp:anchor distT="0" distB="0" distL="114300" distR="114300" simplePos="0" relativeHeight="251695104" behindDoc="0" locked="0" layoutInCell="1" allowOverlap="1" wp14:anchorId="6DF732E1" wp14:editId="7FD31017">
            <wp:simplePos x="0" y="0"/>
            <wp:positionH relativeFrom="margin">
              <wp:align>center</wp:align>
            </wp:positionH>
            <wp:positionV relativeFrom="paragraph">
              <wp:posOffset>949911</wp:posOffset>
            </wp:positionV>
            <wp:extent cx="4445000" cy="2500630"/>
            <wp:effectExtent l="0" t="0" r="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45000" cy="2500630"/>
                    </a:xfrm>
                    <a:prstGeom prst="rect">
                      <a:avLst/>
                    </a:prstGeom>
                    <a:noFill/>
                    <a:ln>
                      <a:noFill/>
                    </a:ln>
                  </pic:spPr>
                </pic:pic>
              </a:graphicData>
            </a:graphic>
            <wp14:sizeRelH relativeFrom="page">
              <wp14:pctWidth>0</wp14:pctWidth>
            </wp14:sizeRelH>
            <wp14:sizeRelV relativeFrom="page">
              <wp14:pctHeight>0</wp14:pctHeight>
            </wp14:sizeRelV>
          </wp:anchor>
        </w:drawing>
      </w:r>
      <w:r w:rsidR="00F75F0A">
        <w:rPr>
          <w:sz w:val="22"/>
          <w:szCs w:val="24"/>
        </w:rPr>
        <w:t>Since this project simulates the hero picking process in the game and provides service based on that, the home page of the website is designed similar to the actual hero picking interface in DOTA2 which would be quite familiar for players of DOTA2.</w:t>
      </w:r>
    </w:p>
    <w:p w14:paraId="64B347AF" w14:textId="185A6439" w:rsidR="00F75F0A" w:rsidRDefault="002E1F06" w:rsidP="00F75F0A">
      <w:pPr>
        <w:spacing w:line="360" w:lineRule="auto"/>
      </w:pPr>
      <w:r>
        <w:rPr>
          <w:noProof/>
        </w:rPr>
        <w:lastRenderedPageBreak/>
        <w:drawing>
          <wp:anchor distT="0" distB="0" distL="114300" distR="114300" simplePos="0" relativeHeight="251696128" behindDoc="0" locked="0" layoutInCell="1" allowOverlap="1" wp14:anchorId="60EDD5C0" wp14:editId="24FB057B">
            <wp:simplePos x="0" y="0"/>
            <wp:positionH relativeFrom="margin">
              <wp:align>center</wp:align>
            </wp:positionH>
            <wp:positionV relativeFrom="paragraph">
              <wp:posOffset>435659</wp:posOffset>
            </wp:positionV>
            <wp:extent cx="4834255" cy="2717800"/>
            <wp:effectExtent l="0" t="0" r="4445" b="635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34255" cy="271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75F0A">
        <w:rPr>
          <w:rFonts w:hint="eastAsia"/>
          <w:sz w:val="22"/>
          <w:szCs w:val="24"/>
        </w:rPr>
        <w:t>T</w:t>
      </w:r>
      <w:r w:rsidR="00F75F0A">
        <w:rPr>
          <w:sz w:val="22"/>
          <w:szCs w:val="24"/>
        </w:rPr>
        <w:t>he actual hero picking interface in DOTA2 is illustrated as follow:</w:t>
      </w:r>
      <w:r w:rsidR="00FB1DF6" w:rsidRPr="00FB1DF6">
        <w:t xml:space="preserve"> </w:t>
      </w:r>
    </w:p>
    <w:p w14:paraId="1FDD877C" w14:textId="083946B6" w:rsidR="00FB1DF6" w:rsidRDefault="00FB1DF6" w:rsidP="00F75F0A">
      <w:pPr>
        <w:spacing w:line="360" w:lineRule="auto"/>
        <w:rPr>
          <w:sz w:val="22"/>
          <w:szCs w:val="24"/>
        </w:rPr>
      </w:pPr>
      <w:r>
        <w:rPr>
          <w:sz w:val="22"/>
          <w:szCs w:val="24"/>
        </w:rPr>
        <w:t>The main characteristic of the interface is that two teams are split into two sides horizontally while ten players are put into ten small windows. Thanks to development of Graphic Users’ interface, picking hero would directly change the window of player with the icon of the hero.</w:t>
      </w:r>
    </w:p>
    <w:p w14:paraId="4EA1D148" w14:textId="3DCBDC4D" w:rsidR="00FB1DF6" w:rsidRDefault="00FB1DF6" w:rsidP="00F75F0A">
      <w:pPr>
        <w:spacing w:line="360" w:lineRule="auto"/>
        <w:rPr>
          <w:sz w:val="22"/>
          <w:szCs w:val="24"/>
        </w:rPr>
      </w:pPr>
      <w:r>
        <w:rPr>
          <w:sz w:val="22"/>
          <w:szCs w:val="24"/>
        </w:rPr>
        <w:t>The home page of this project imitates the designing pattern of DOTA2 interface but needs more decoration to look more alike to it.</w:t>
      </w:r>
    </w:p>
    <w:p w14:paraId="3DDE284B" w14:textId="5FB3A3A1" w:rsidR="008A1BC0" w:rsidRDefault="002E1F06" w:rsidP="00F75F0A">
      <w:pPr>
        <w:spacing w:line="360" w:lineRule="auto"/>
        <w:rPr>
          <w:sz w:val="22"/>
          <w:szCs w:val="24"/>
        </w:rPr>
      </w:pPr>
      <w:r>
        <w:rPr>
          <w:rFonts w:hint="eastAsia"/>
          <w:noProof/>
          <w:sz w:val="22"/>
          <w:szCs w:val="24"/>
        </w:rPr>
        <w:drawing>
          <wp:anchor distT="0" distB="0" distL="114300" distR="114300" simplePos="0" relativeHeight="251697152" behindDoc="0" locked="0" layoutInCell="1" allowOverlap="1" wp14:anchorId="1DE057B2" wp14:editId="64EA4E4F">
            <wp:simplePos x="0" y="0"/>
            <wp:positionH relativeFrom="margin">
              <wp:align>center</wp:align>
            </wp:positionH>
            <wp:positionV relativeFrom="paragraph">
              <wp:posOffset>812165</wp:posOffset>
            </wp:positionV>
            <wp:extent cx="2423795" cy="3178810"/>
            <wp:effectExtent l="0" t="0" r="0" b="254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23795" cy="3178810"/>
                    </a:xfrm>
                    <a:prstGeom prst="rect">
                      <a:avLst/>
                    </a:prstGeom>
                    <a:noFill/>
                    <a:ln>
                      <a:noFill/>
                    </a:ln>
                  </pic:spPr>
                </pic:pic>
              </a:graphicData>
            </a:graphic>
            <wp14:sizeRelH relativeFrom="page">
              <wp14:pctWidth>0</wp14:pctWidth>
            </wp14:sizeRelH>
            <wp14:sizeRelV relativeFrom="page">
              <wp14:pctHeight>0</wp14:pctHeight>
            </wp14:sizeRelV>
          </wp:anchor>
        </w:drawing>
      </w:r>
      <w:r w:rsidR="00FB1DF6">
        <w:rPr>
          <w:rFonts w:hint="eastAsia"/>
          <w:sz w:val="22"/>
          <w:szCs w:val="24"/>
        </w:rPr>
        <w:t>A</w:t>
      </w:r>
      <w:r w:rsidR="00FB1DF6">
        <w:rPr>
          <w:sz w:val="22"/>
          <w:szCs w:val="24"/>
        </w:rPr>
        <w:t xml:space="preserve">lso, to make picking of heroes available on the browser, a </w:t>
      </w:r>
      <w:r w:rsidR="008A1BC0">
        <w:rPr>
          <w:sz w:val="22"/>
          <w:szCs w:val="24"/>
        </w:rPr>
        <w:t>drop-down</w:t>
      </w:r>
      <w:r w:rsidR="00FB1DF6">
        <w:rPr>
          <w:sz w:val="22"/>
          <w:szCs w:val="24"/>
        </w:rPr>
        <w:t xml:space="preserve"> menu is implemented </w:t>
      </w:r>
      <w:r w:rsidR="008A1BC0">
        <w:rPr>
          <w:sz w:val="22"/>
          <w:szCs w:val="24"/>
        </w:rPr>
        <w:t>in the home page of the website which presently looks like:</w:t>
      </w:r>
    </w:p>
    <w:p w14:paraId="0D7DFC7E" w14:textId="1F2AB3D9" w:rsidR="005B663F" w:rsidRDefault="002E1F06" w:rsidP="00F75F0A">
      <w:pPr>
        <w:spacing w:line="360" w:lineRule="auto"/>
        <w:rPr>
          <w:sz w:val="22"/>
          <w:szCs w:val="24"/>
        </w:rPr>
      </w:pPr>
      <w:r>
        <w:rPr>
          <w:noProof/>
          <w:sz w:val="22"/>
          <w:szCs w:val="24"/>
        </w:rPr>
        <w:lastRenderedPageBreak/>
        <w:drawing>
          <wp:anchor distT="0" distB="0" distL="114300" distR="114300" simplePos="0" relativeHeight="251699200" behindDoc="0" locked="0" layoutInCell="1" allowOverlap="1" wp14:anchorId="695B24BB" wp14:editId="44424F31">
            <wp:simplePos x="0" y="0"/>
            <wp:positionH relativeFrom="margin">
              <wp:align>center</wp:align>
            </wp:positionH>
            <wp:positionV relativeFrom="paragraph">
              <wp:posOffset>993287</wp:posOffset>
            </wp:positionV>
            <wp:extent cx="1656080" cy="2172970"/>
            <wp:effectExtent l="0" t="0" r="127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56080" cy="2172970"/>
                    </a:xfrm>
                    <a:prstGeom prst="rect">
                      <a:avLst/>
                    </a:prstGeom>
                    <a:noFill/>
                    <a:ln>
                      <a:noFill/>
                    </a:ln>
                  </pic:spPr>
                </pic:pic>
              </a:graphicData>
            </a:graphic>
            <wp14:sizeRelH relativeFrom="page">
              <wp14:pctWidth>0</wp14:pctWidth>
            </wp14:sizeRelH>
            <wp14:sizeRelV relativeFrom="page">
              <wp14:pctHeight>0</wp14:pctHeight>
            </wp14:sizeRelV>
          </wp:anchor>
        </w:drawing>
      </w:r>
      <w:r w:rsidR="008A1BC0">
        <w:rPr>
          <w:sz w:val="22"/>
          <w:szCs w:val="24"/>
        </w:rPr>
        <w:t>Clicking on any one of the entries would lead to change of the player’s window and update of the input array which is defined as a global variable in JavaScript.</w:t>
      </w:r>
      <w:r w:rsidR="005B663F">
        <w:rPr>
          <w:sz w:val="22"/>
          <w:szCs w:val="24"/>
        </w:rPr>
        <w:t xml:space="preserve"> Following figure is an example showing the change of the player’s window when picking hero named Chaos Knight.</w:t>
      </w:r>
    </w:p>
    <w:p w14:paraId="43BC117F" w14:textId="610E689A" w:rsidR="008A1BC0" w:rsidRDefault="002E1F06" w:rsidP="00F75F0A">
      <w:pPr>
        <w:spacing w:line="360" w:lineRule="auto"/>
        <w:rPr>
          <w:sz w:val="22"/>
          <w:szCs w:val="24"/>
        </w:rPr>
      </w:pPr>
      <w:r>
        <w:rPr>
          <w:noProof/>
          <w:sz w:val="22"/>
          <w:szCs w:val="24"/>
        </w:rPr>
        <w:drawing>
          <wp:anchor distT="0" distB="0" distL="114300" distR="114300" simplePos="0" relativeHeight="251698176" behindDoc="0" locked="0" layoutInCell="1" allowOverlap="1" wp14:anchorId="5FCBAEA1" wp14:editId="466C97ED">
            <wp:simplePos x="0" y="0"/>
            <wp:positionH relativeFrom="margin">
              <wp:align>center</wp:align>
            </wp:positionH>
            <wp:positionV relativeFrom="paragraph">
              <wp:posOffset>3676406</wp:posOffset>
            </wp:positionV>
            <wp:extent cx="5020310" cy="215900"/>
            <wp:effectExtent l="0" t="0" r="889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2031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A1BC0">
        <w:rPr>
          <w:sz w:val="22"/>
          <w:szCs w:val="24"/>
        </w:rPr>
        <w:t>For save of resources in the back-end system, JSON file of hero mapping is transferred into the front-end system as well. The name of the hero is connected with its id as soon as Template has been rendered by the browser. By operating in JavaScript, the final input from the front-end system would be an array with its length of 10 containing the hero ids which input by users:</w:t>
      </w:r>
    </w:p>
    <w:p w14:paraId="6AD21093" w14:textId="3B3C9B9D" w:rsidR="005B663F" w:rsidRDefault="005B663F" w:rsidP="00F75F0A">
      <w:pPr>
        <w:spacing w:line="360" w:lineRule="auto"/>
        <w:rPr>
          <w:sz w:val="22"/>
          <w:szCs w:val="24"/>
        </w:rPr>
      </w:pPr>
      <w:r>
        <w:rPr>
          <w:rFonts w:hint="eastAsia"/>
          <w:sz w:val="22"/>
          <w:szCs w:val="24"/>
        </w:rPr>
        <w:t>T</w:t>
      </w:r>
      <w:r>
        <w:rPr>
          <w:sz w:val="22"/>
          <w:szCs w:val="24"/>
        </w:rPr>
        <w:t>his type of input works for prediction events held in View. For recommendation events, the default value of the array is set -1 for data validation in the back-end system</w:t>
      </w:r>
      <w:r w:rsidR="001E78CF">
        <w:rPr>
          <w:sz w:val="22"/>
          <w:szCs w:val="24"/>
        </w:rPr>
        <w:t xml:space="preserve"> because the value would be empty if not set which is not easy to validate</w:t>
      </w:r>
      <w:r>
        <w:rPr>
          <w:sz w:val="22"/>
          <w:szCs w:val="24"/>
        </w:rPr>
        <w:t>.</w:t>
      </w:r>
    </w:p>
    <w:p w14:paraId="199FBD4D" w14:textId="13A2D353" w:rsidR="008A1BC0" w:rsidRDefault="005B663F" w:rsidP="00F75F0A">
      <w:pPr>
        <w:spacing w:line="360" w:lineRule="auto"/>
        <w:rPr>
          <w:sz w:val="22"/>
          <w:szCs w:val="24"/>
        </w:rPr>
      </w:pPr>
      <w:r>
        <w:rPr>
          <w:sz w:val="22"/>
          <w:szCs w:val="24"/>
        </w:rPr>
        <w:t xml:space="preserve">However, chance is that users might have already picked ten heroes when they decided to reset one of them in order to check for the recommendation. For this kind of reason, the </w:t>
      </w:r>
      <w:r w:rsidR="001E78CF">
        <w:rPr>
          <w:sz w:val="22"/>
          <w:szCs w:val="24"/>
        </w:rPr>
        <w:t>player’s window</w:t>
      </w:r>
      <w:r>
        <w:rPr>
          <w:sz w:val="22"/>
          <w:szCs w:val="24"/>
        </w:rPr>
        <w:t xml:space="preserve"> is made sensitive to double clic</w:t>
      </w:r>
      <w:r w:rsidR="001305A1">
        <w:rPr>
          <w:sz w:val="22"/>
          <w:szCs w:val="24"/>
        </w:rPr>
        <w:t>k</w:t>
      </w:r>
      <w:r>
        <w:rPr>
          <w:sz w:val="22"/>
          <w:szCs w:val="24"/>
        </w:rPr>
        <w:t xml:space="preserve"> event which represent</w:t>
      </w:r>
      <w:r w:rsidR="001E78CF">
        <w:rPr>
          <w:sz w:val="22"/>
          <w:szCs w:val="24"/>
        </w:rPr>
        <w:t>s</w:t>
      </w:r>
      <w:r>
        <w:rPr>
          <w:sz w:val="22"/>
          <w:szCs w:val="24"/>
        </w:rPr>
        <w:t xml:space="preserve"> the reset function. Single click of the player’s window calls the drop-down menu while double click reset</w:t>
      </w:r>
      <w:r w:rsidR="001305A1">
        <w:rPr>
          <w:sz w:val="22"/>
          <w:szCs w:val="24"/>
        </w:rPr>
        <w:t>s</w:t>
      </w:r>
      <w:r>
        <w:rPr>
          <w:sz w:val="22"/>
          <w:szCs w:val="24"/>
        </w:rPr>
        <w:t xml:space="preserve"> the hero if picked. Main challenge faced by the reset function is </w:t>
      </w:r>
      <w:r w:rsidR="001E78CF">
        <w:rPr>
          <w:sz w:val="22"/>
          <w:szCs w:val="24"/>
        </w:rPr>
        <w:t>that</w:t>
      </w:r>
      <w:r>
        <w:rPr>
          <w:sz w:val="22"/>
          <w:szCs w:val="24"/>
        </w:rPr>
        <w:t xml:space="preserve"> </w:t>
      </w:r>
      <w:r w:rsidR="001E78CF">
        <w:rPr>
          <w:sz w:val="22"/>
          <w:szCs w:val="24"/>
        </w:rPr>
        <w:t xml:space="preserve">the </w:t>
      </w:r>
      <w:r>
        <w:rPr>
          <w:sz w:val="22"/>
          <w:szCs w:val="24"/>
        </w:rPr>
        <w:t xml:space="preserve">double click </w:t>
      </w:r>
      <w:r w:rsidR="001E78CF">
        <w:rPr>
          <w:sz w:val="22"/>
          <w:szCs w:val="24"/>
        </w:rPr>
        <w:t>events</w:t>
      </w:r>
      <w:r>
        <w:rPr>
          <w:sz w:val="22"/>
          <w:szCs w:val="24"/>
        </w:rPr>
        <w:t xml:space="preserve"> always fire the single click event</w:t>
      </w:r>
      <w:r w:rsidR="001305A1">
        <w:rPr>
          <w:sz w:val="22"/>
          <w:szCs w:val="24"/>
        </w:rPr>
        <w:t>s</w:t>
      </w:r>
      <w:r>
        <w:rPr>
          <w:sz w:val="22"/>
          <w:szCs w:val="24"/>
        </w:rPr>
        <w:t xml:space="preserve"> </w:t>
      </w:r>
      <w:r w:rsidR="001E78CF">
        <w:rPr>
          <w:sz w:val="22"/>
          <w:szCs w:val="24"/>
        </w:rPr>
        <w:t xml:space="preserve">first </w:t>
      </w:r>
      <w:r>
        <w:rPr>
          <w:sz w:val="22"/>
          <w:szCs w:val="24"/>
        </w:rPr>
        <w:t>rather than directly call</w:t>
      </w:r>
      <w:r w:rsidR="001305A1">
        <w:rPr>
          <w:sz w:val="22"/>
          <w:szCs w:val="24"/>
        </w:rPr>
        <w:t>ing</w:t>
      </w:r>
      <w:r w:rsidR="001E78CF">
        <w:rPr>
          <w:sz w:val="22"/>
          <w:szCs w:val="24"/>
        </w:rPr>
        <w:t xml:space="preserve"> the reset function.</w:t>
      </w:r>
    </w:p>
    <w:p w14:paraId="34CC4C6F" w14:textId="11E431A6" w:rsidR="001E78CF" w:rsidRDefault="001E78CF" w:rsidP="00F75F0A">
      <w:pPr>
        <w:spacing w:line="360" w:lineRule="auto"/>
        <w:rPr>
          <w:sz w:val="22"/>
          <w:szCs w:val="24"/>
        </w:rPr>
      </w:pPr>
      <w:r>
        <w:rPr>
          <w:rFonts w:hint="eastAsia"/>
          <w:sz w:val="22"/>
          <w:szCs w:val="24"/>
        </w:rPr>
        <w:t>T</w:t>
      </w:r>
      <w:r>
        <w:rPr>
          <w:sz w:val="22"/>
          <w:szCs w:val="24"/>
        </w:rPr>
        <w:t xml:space="preserve">here are two ways </w:t>
      </w:r>
      <w:r w:rsidR="001305A1">
        <w:rPr>
          <w:sz w:val="22"/>
          <w:szCs w:val="24"/>
        </w:rPr>
        <w:t>to fix</w:t>
      </w:r>
      <w:r>
        <w:rPr>
          <w:sz w:val="22"/>
          <w:szCs w:val="24"/>
        </w:rPr>
        <w:t xml:space="preserve"> this. One of which is to implement new UIs responsible for resetting the picked heroes. It is considered making the home page too complex adding more UIs to it. Thus, the second way is introduced which is placing a slight delay function between the single click and the double click events.</w:t>
      </w:r>
    </w:p>
    <w:p w14:paraId="0851E8D0" w14:textId="3C3386A7" w:rsidR="001E78CF" w:rsidRDefault="001E78CF" w:rsidP="00F75F0A">
      <w:pPr>
        <w:spacing w:line="360" w:lineRule="auto"/>
        <w:rPr>
          <w:sz w:val="22"/>
          <w:szCs w:val="24"/>
        </w:rPr>
      </w:pPr>
      <w:r>
        <w:rPr>
          <w:noProof/>
          <w:sz w:val="22"/>
          <w:szCs w:val="24"/>
        </w:rPr>
        <w:lastRenderedPageBreak/>
        <w:drawing>
          <wp:anchor distT="0" distB="0" distL="114300" distR="114300" simplePos="0" relativeHeight="251700224" behindDoc="0" locked="0" layoutInCell="1" allowOverlap="1" wp14:anchorId="177A3FF9" wp14:editId="781FC3AB">
            <wp:simplePos x="0" y="0"/>
            <wp:positionH relativeFrom="margin">
              <wp:align>center</wp:align>
            </wp:positionH>
            <wp:positionV relativeFrom="paragraph">
              <wp:posOffset>352893</wp:posOffset>
            </wp:positionV>
            <wp:extent cx="3795395" cy="1837690"/>
            <wp:effectExtent l="0" t="0" r="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95395" cy="18376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2"/>
          <w:szCs w:val="24"/>
        </w:rPr>
        <w:t>T</w:t>
      </w:r>
      <w:r>
        <w:rPr>
          <w:sz w:val="22"/>
          <w:szCs w:val="24"/>
        </w:rPr>
        <w:t>he implementations are briefly shown below:</w:t>
      </w:r>
    </w:p>
    <w:p w14:paraId="134330E8" w14:textId="2C94FD7D" w:rsidR="001E78CF" w:rsidRPr="00F75F0A" w:rsidRDefault="001E78CF" w:rsidP="00F75F0A">
      <w:pPr>
        <w:spacing w:line="360" w:lineRule="auto"/>
        <w:rPr>
          <w:rFonts w:hint="eastAsia"/>
          <w:sz w:val="22"/>
          <w:szCs w:val="24"/>
        </w:rPr>
      </w:pPr>
      <w:r>
        <w:rPr>
          <w:sz w:val="22"/>
          <w:szCs w:val="24"/>
        </w:rPr>
        <w:t>200ms are close to the default double clicking speed on Windows OS. In this way, double clicking the player’s window would never fire the single click event again.</w:t>
      </w:r>
    </w:p>
    <w:p w14:paraId="14258535" w14:textId="1FC177BB" w:rsidR="00525D0E" w:rsidRDefault="00971434" w:rsidP="00525D0E">
      <w:pPr>
        <w:pStyle w:val="3"/>
        <w:numPr>
          <w:ilvl w:val="2"/>
          <w:numId w:val="1"/>
        </w:numPr>
        <w:spacing w:line="360" w:lineRule="auto"/>
        <w:rPr>
          <w:sz w:val="28"/>
          <w:szCs w:val="28"/>
        </w:rPr>
      </w:pPr>
      <w:r>
        <w:rPr>
          <w:sz w:val="28"/>
          <w:szCs w:val="28"/>
        </w:rPr>
        <w:t>View</w:t>
      </w:r>
    </w:p>
    <w:p w14:paraId="5C1B0A36" w14:textId="4A59A26E" w:rsidR="001305A1" w:rsidRDefault="001305A1" w:rsidP="001305A1">
      <w:pPr>
        <w:spacing w:line="360" w:lineRule="auto"/>
        <w:rPr>
          <w:sz w:val="22"/>
          <w:szCs w:val="24"/>
        </w:rPr>
      </w:pPr>
      <w:r w:rsidRPr="001305A1">
        <w:rPr>
          <w:rFonts w:hint="eastAsia"/>
          <w:sz w:val="22"/>
          <w:szCs w:val="24"/>
        </w:rPr>
        <w:t>V</w:t>
      </w:r>
      <w:r w:rsidRPr="001305A1">
        <w:rPr>
          <w:sz w:val="22"/>
          <w:szCs w:val="24"/>
        </w:rPr>
        <w:t>iew section</w:t>
      </w:r>
      <w:r>
        <w:rPr>
          <w:sz w:val="22"/>
          <w:szCs w:val="24"/>
        </w:rPr>
        <w:t xml:space="preserve"> is realized on the basis of routing syntax in Flask. Foreseen in Chapter 2.3.3, this project possesses a quite simple rout</w:t>
      </w:r>
      <w:r w:rsidR="00F90451">
        <w:rPr>
          <w:sz w:val="22"/>
          <w:szCs w:val="24"/>
        </w:rPr>
        <w:t>ing</w:t>
      </w:r>
      <w:r>
        <w:rPr>
          <w:sz w:val="22"/>
          <w:szCs w:val="24"/>
        </w:rPr>
        <w:t xml:space="preserve"> module which mainly realize</w:t>
      </w:r>
      <w:r w:rsidR="00F90451">
        <w:rPr>
          <w:sz w:val="22"/>
          <w:szCs w:val="24"/>
        </w:rPr>
        <w:t>s</w:t>
      </w:r>
      <w:r>
        <w:rPr>
          <w:sz w:val="22"/>
          <w:szCs w:val="24"/>
        </w:rPr>
        <w:t xml:space="preserve"> function of prediction and function of recommendation.</w:t>
      </w:r>
    </w:p>
    <w:p w14:paraId="7F1BCBDD" w14:textId="1F0C96F9" w:rsidR="00F90451" w:rsidRDefault="00F90451" w:rsidP="001305A1">
      <w:pPr>
        <w:spacing w:line="360" w:lineRule="auto"/>
        <w:rPr>
          <w:sz w:val="22"/>
          <w:szCs w:val="24"/>
        </w:rPr>
      </w:pPr>
      <w:r>
        <w:rPr>
          <w:noProof/>
          <w:sz w:val="22"/>
          <w:szCs w:val="24"/>
        </w:rPr>
        <w:drawing>
          <wp:anchor distT="0" distB="0" distL="114300" distR="114300" simplePos="0" relativeHeight="251701248" behindDoc="0" locked="0" layoutInCell="1" allowOverlap="1" wp14:anchorId="3688F79C" wp14:editId="027850F1">
            <wp:simplePos x="0" y="0"/>
            <wp:positionH relativeFrom="margin">
              <wp:align>center</wp:align>
            </wp:positionH>
            <wp:positionV relativeFrom="paragraph">
              <wp:posOffset>332896</wp:posOffset>
            </wp:positionV>
            <wp:extent cx="3709670" cy="2648585"/>
            <wp:effectExtent l="0" t="0" r="508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09670" cy="26485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2"/>
          <w:szCs w:val="24"/>
        </w:rPr>
        <w:t>T</w:t>
      </w:r>
      <w:r>
        <w:rPr>
          <w:sz w:val="22"/>
          <w:szCs w:val="24"/>
        </w:rPr>
        <w:t>he function of prediction is realized as:</w:t>
      </w:r>
    </w:p>
    <w:p w14:paraId="2AEDD348" w14:textId="6D422F37" w:rsidR="00F90451" w:rsidRDefault="00F90451" w:rsidP="001305A1">
      <w:pPr>
        <w:spacing w:line="360" w:lineRule="auto"/>
        <w:rPr>
          <w:sz w:val="22"/>
          <w:szCs w:val="24"/>
        </w:rPr>
      </w:pPr>
      <w:r>
        <w:rPr>
          <w:sz w:val="22"/>
          <w:szCs w:val="24"/>
        </w:rPr>
        <w:t xml:space="preserve">In the figure, URL is first defined in the decorator of Flask application trailing with the constraint of requesting method in which only requests sent by POST method would be responded. Among all of the requesting method, POST is considered </w:t>
      </w:r>
      <w:r w:rsidR="00FB0295">
        <w:rPr>
          <w:sz w:val="22"/>
          <w:szCs w:val="24"/>
        </w:rPr>
        <w:t>more standard way of modifying and recording data. Besides, data sending by POST would be more secured since it would not be a part of the URL, nor would it be cached by the browser.</w:t>
      </w:r>
    </w:p>
    <w:p w14:paraId="6E8C8D74" w14:textId="7E663743" w:rsidR="00FB0295" w:rsidRDefault="00200C1D" w:rsidP="001305A1">
      <w:pPr>
        <w:spacing w:line="360" w:lineRule="auto"/>
        <w:rPr>
          <w:sz w:val="22"/>
          <w:szCs w:val="24"/>
        </w:rPr>
      </w:pPr>
      <w:r w:rsidRPr="00FB0295">
        <w:rPr>
          <w:noProof/>
          <w:sz w:val="22"/>
          <w:szCs w:val="24"/>
        </w:rPr>
        <w:lastRenderedPageBreak/>
        <w:drawing>
          <wp:anchor distT="0" distB="0" distL="114300" distR="114300" simplePos="0" relativeHeight="251702272" behindDoc="0" locked="0" layoutInCell="1" allowOverlap="1" wp14:anchorId="02E23248" wp14:editId="1A09AC24">
            <wp:simplePos x="0" y="0"/>
            <wp:positionH relativeFrom="margin">
              <wp:align>center</wp:align>
            </wp:positionH>
            <wp:positionV relativeFrom="paragraph">
              <wp:posOffset>1568582</wp:posOffset>
            </wp:positionV>
            <wp:extent cx="3536950" cy="207010"/>
            <wp:effectExtent l="0" t="0" r="6350" b="254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36950" cy="207010"/>
                    </a:xfrm>
                    <a:prstGeom prst="rect">
                      <a:avLst/>
                    </a:prstGeom>
                    <a:noFill/>
                    <a:ln>
                      <a:noFill/>
                    </a:ln>
                  </pic:spPr>
                </pic:pic>
              </a:graphicData>
            </a:graphic>
            <wp14:sizeRelH relativeFrom="page">
              <wp14:pctWidth>0</wp14:pctWidth>
            </wp14:sizeRelH>
            <wp14:sizeRelV relativeFrom="page">
              <wp14:pctHeight>0</wp14:pctHeight>
            </wp14:sizeRelV>
          </wp:anchor>
        </w:drawing>
      </w:r>
      <w:r w:rsidR="00FB0295">
        <w:rPr>
          <w:sz w:val="22"/>
          <w:szCs w:val="24"/>
        </w:rPr>
        <w:t xml:space="preserve">It is mentioned above that Template would directly pass array in which hero names are already mapped to hero ids. Therefore, validation function called from Model is performed once View has obtained the data. If validated, Model would apply machine learning functions on it </w:t>
      </w:r>
      <w:r>
        <w:rPr>
          <w:sz w:val="22"/>
          <w:szCs w:val="24"/>
        </w:rPr>
        <w:t>as described in Chapter 3.5.3 and</w:t>
      </w:r>
      <w:r w:rsidR="00FB0295">
        <w:rPr>
          <w:sz w:val="22"/>
          <w:szCs w:val="24"/>
        </w:rPr>
        <w:t xml:space="preserve"> return a dictionary with probabilities of two teams. Consoling the outcome on the browser yields:</w:t>
      </w:r>
    </w:p>
    <w:p w14:paraId="70D615EC" w14:textId="359944A8" w:rsidR="002E1F06" w:rsidRDefault="00200C1D" w:rsidP="001305A1">
      <w:pPr>
        <w:spacing w:line="360" w:lineRule="auto"/>
        <w:rPr>
          <w:rFonts w:hint="eastAsia"/>
          <w:sz w:val="22"/>
          <w:szCs w:val="24"/>
        </w:rPr>
      </w:pPr>
      <w:r>
        <w:rPr>
          <w:sz w:val="22"/>
          <w:szCs w:val="24"/>
        </w:rPr>
        <w:t>Each of the floats variable stands for probabilities of corresponding team.</w:t>
      </w:r>
    </w:p>
    <w:p w14:paraId="6147DE78" w14:textId="447ED0C2" w:rsidR="00200C1D" w:rsidRDefault="001C0BDC" w:rsidP="001305A1">
      <w:pPr>
        <w:spacing w:line="360" w:lineRule="auto"/>
        <w:rPr>
          <w:sz w:val="22"/>
          <w:szCs w:val="24"/>
        </w:rPr>
      </w:pPr>
      <w:r w:rsidRPr="00200C1D">
        <w:rPr>
          <w:noProof/>
          <w:sz w:val="22"/>
          <w:szCs w:val="24"/>
        </w:rPr>
        <w:drawing>
          <wp:anchor distT="0" distB="0" distL="114300" distR="114300" simplePos="0" relativeHeight="251703296" behindDoc="1" locked="0" layoutInCell="1" allowOverlap="1" wp14:anchorId="5F2D2C59" wp14:editId="47BC9546">
            <wp:simplePos x="0" y="0"/>
            <wp:positionH relativeFrom="margin">
              <wp:align>center</wp:align>
            </wp:positionH>
            <wp:positionV relativeFrom="paragraph">
              <wp:posOffset>667580</wp:posOffset>
            </wp:positionV>
            <wp:extent cx="3237230" cy="3366135"/>
            <wp:effectExtent l="0" t="0" r="1270" b="5715"/>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37230" cy="3366135"/>
                    </a:xfrm>
                    <a:prstGeom prst="rect">
                      <a:avLst/>
                    </a:prstGeom>
                    <a:noFill/>
                    <a:ln>
                      <a:noFill/>
                    </a:ln>
                  </pic:spPr>
                </pic:pic>
              </a:graphicData>
            </a:graphic>
            <wp14:sizeRelH relativeFrom="page">
              <wp14:pctWidth>0</wp14:pctWidth>
            </wp14:sizeRelH>
            <wp14:sizeRelV relativeFrom="page">
              <wp14:pctHeight>0</wp14:pctHeight>
            </wp14:sizeRelV>
          </wp:anchor>
        </w:drawing>
      </w:r>
      <w:r w:rsidR="00200C1D">
        <w:rPr>
          <w:rFonts w:hint="eastAsia"/>
          <w:sz w:val="22"/>
          <w:szCs w:val="24"/>
        </w:rPr>
        <w:t>T</w:t>
      </w:r>
      <w:r w:rsidR="00200C1D">
        <w:rPr>
          <w:sz w:val="22"/>
          <w:szCs w:val="24"/>
        </w:rPr>
        <w:t>he function of recommendation is only described by its callback functions which differ from those of the function of prediction.</w:t>
      </w:r>
    </w:p>
    <w:p w14:paraId="44FEE288" w14:textId="6869EBC0" w:rsidR="00200C1D" w:rsidRDefault="001C0BDC" w:rsidP="001305A1">
      <w:pPr>
        <w:spacing w:line="360" w:lineRule="auto"/>
        <w:rPr>
          <w:sz w:val="22"/>
          <w:szCs w:val="24"/>
        </w:rPr>
      </w:pPr>
      <w:r w:rsidRPr="00EE7DB5">
        <w:rPr>
          <w:noProof/>
          <w:sz w:val="22"/>
          <w:szCs w:val="24"/>
        </w:rPr>
        <w:drawing>
          <wp:anchor distT="0" distB="0" distL="114300" distR="114300" simplePos="0" relativeHeight="251704320" behindDoc="0" locked="0" layoutInCell="1" allowOverlap="1" wp14:anchorId="0BA16B2C" wp14:editId="0F85A375">
            <wp:simplePos x="0" y="0"/>
            <wp:positionH relativeFrom="margin">
              <wp:align>center</wp:align>
            </wp:positionH>
            <wp:positionV relativeFrom="paragraph">
              <wp:posOffset>4687277</wp:posOffset>
            </wp:positionV>
            <wp:extent cx="4655820" cy="189865"/>
            <wp:effectExtent l="0" t="0" r="0" b="635"/>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55820" cy="189865"/>
                    </a:xfrm>
                    <a:prstGeom prst="rect">
                      <a:avLst/>
                    </a:prstGeom>
                    <a:noFill/>
                    <a:ln>
                      <a:noFill/>
                    </a:ln>
                  </pic:spPr>
                </pic:pic>
              </a:graphicData>
            </a:graphic>
            <wp14:sizeRelH relativeFrom="page">
              <wp14:pctWidth>0</wp14:pctWidth>
            </wp14:sizeRelH>
            <wp14:sizeRelV relativeFrom="page">
              <wp14:pctHeight>0</wp14:pctHeight>
            </wp14:sizeRelV>
          </wp:anchor>
        </w:drawing>
      </w:r>
      <w:r w:rsidR="00200C1D">
        <w:rPr>
          <w:sz w:val="22"/>
          <w:szCs w:val="24"/>
        </w:rPr>
        <w:t>Data validation function is written to assure the input array pertaining an element of -1. After that, the input array is passed through a traversal function to generate recommendation via probabilities. The hero id is converted into hero’s name before returning. Therefore, consoling the outcome on the browser yields:</w:t>
      </w:r>
    </w:p>
    <w:p w14:paraId="559A0E26" w14:textId="15E40A40" w:rsidR="00EE7DB5" w:rsidRPr="00200C1D" w:rsidRDefault="00EE7DB5" w:rsidP="001305A1">
      <w:pPr>
        <w:spacing w:line="360" w:lineRule="auto"/>
        <w:rPr>
          <w:rFonts w:hint="eastAsia"/>
          <w:sz w:val="22"/>
          <w:szCs w:val="24"/>
        </w:rPr>
      </w:pPr>
      <w:r>
        <w:rPr>
          <w:sz w:val="22"/>
          <w:szCs w:val="24"/>
        </w:rPr>
        <w:t>In case of misunderstanding, Spectre is one of the heroes in DOTA2.</w:t>
      </w:r>
    </w:p>
    <w:p w14:paraId="2906F7BD" w14:textId="34C4248C" w:rsidR="00525D0E" w:rsidRPr="00525D0E" w:rsidRDefault="00525D0E" w:rsidP="00525D0E">
      <w:pPr>
        <w:widowControl/>
        <w:jc w:val="left"/>
        <w:rPr>
          <w:rFonts w:hint="eastAsia"/>
          <w:b/>
          <w:sz w:val="28"/>
          <w:szCs w:val="28"/>
        </w:rPr>
      </w:pPr>
      <w:r>
        <w:rPr>
          <w:sz w:val="28"/>
          <w:szCs w:val="28"/>
        </w:rPr>
        <w:br w:type="page"/>
      </w:r>
    </w:p>
    <w:p w14:paraId="12E7CE27" w14:textId="78569CC6" w:rsidR="00971434" w:rsidRDefault="00525D0E" w:rsidP="00525D0E">
      <w:pPr>
        <w:pStyle w:val="3"/>
        <w:numPr>
          <w:ilvl w:val="0"/>
          <w:numId w:val="1"/>
        </w:numPr>
        <w:spacing w:line="360" w:lineRule="auto"/>
        <w:rPr>
          <w:sz w:val="36"/>
          <w:szCs w:val="24"/>
        </w:rPr>
      </w:pPr>
      <w:r>
        <w:rPr>
          <w:sz w:val="36"/>
          <w:szCs w:val="24"/>
        </w:rPr>
        <w:lastRenderedPageBreak/>
        <w:t>Evaluation</w:t>
      </w:r>
    </w:p>
    <w:p w14:paraId="2DC94F24" w14:textId="0451655C" w:rsidR="006C18EA" w:rsidRPr="006C18EA" w:rsidRDefault="006C18EA" w:rsidP="006C18EA">
      <w:pPr>
        <w:spacing w:line="360" w:lineRule="auto"/>
        <w:rPr>
          <w:rFonts w:hint="eastAsia"/>
          <w:sz w:val="22"/>
          <w:szCs w:val="24"/>
        </w:rPr>
      </w:pPr>
      <w:r>
        <w:rPr>
          <w:rFonts w:hint="eastAsia"/>
          <w:sz w:val="22"/>
          <w:szCs w:val="24"/>
        </w:rPr>
        <w:t>T</w:t>
      </w:r>
      <w:r>
        <w:rPr>
          <w:sz w:val="22"/>
          <w:szCs w:val="24"/>
        </w:rPr>
        <w:t xml:space="preserve">he previous chapter clarifies the detailed approaches of training model and </w:t>
      </w:r>
      <w:r w:rsidR="00646D64">
        <w:rPr>
          <w:sz w:val="22"/>
          <w:szCs w:val="24"/>
        </w:rPr>
        <w:t xml:space="preserve">designing Flask application. To examine whether each part of them works well on practice, the first part of this chapter would apply ROC curve &amp;AOC value on the test dataset which are introduced in Chapter 3.1.3 to evaluate the performance of each estimator used to train the model. For the second part which is the Flask application, </w:t>
      </w:r>
      <w:r w:rsidR="00C635E0">
        <w:rPr>
          <w:sz w:val="22"/>
          <w:szCs w:val="24"/>
        </w:rPr>
        <w:t>white box test is arranged on Python programs while usability is tested on the outcoming website.</w:t>
      </w:r>
    </w:p>
    <w:p w14:paraId="7B51C86F" w14:textId="07473CAB" w:rsidR="00525D0E" w:rsidRDefault="00DF1240" w:rsidP="00525D0E">
      <w:pPr>
        <w:pStyle w:val="3"/>
        <w:numPr>
          <w:ilvl w:val="1"/>
          <w:numId w:val="1"/>
        </w:numPr>
        <w:spacing w:line="360" w:lineRule="auto"/>
        <w:rPr>
          <w:szCs w:val="32"/>
        </w:rPr>
      </w:pPr>
      <w:r>
        <w:rPr>
          <w:szCs w:val="32"/>
        </w:rPr>
        <w:t>ROC</w:t>
      </w:r>
      <w:r w:rsidR="0075634F">
        <w:rPr>
          <w:szCs w:val="32"/>
        </w:rPr>
        <w:t>&amp;AOC</w:t>
      </w:r>
    </w:p>
    <w:p w14:paraId="20A38531" w14:textId="77777777" w:rsidR="00646D64" w:rsidRDefault="00646D64" w:rsidP="00525D0E">
      <w:pPr>
        <w:spacing w:line="360" w:lineRule="auto"/>
        <w:rPr>
          <w:sz w:val="22"/>
          <w:szCs w:val="24"/>
        </w:rPr>
      </w:pPr>
    </w:p>
    <w:p w14:paraId="56A95731" w14:textId="0C2C757A" w:rsidR="00525D0E" w:rsidRPr="0084335F" w:rsidRDefault="00646D64" w:rsidP="00525D0E">
      <w:pPr>
        <w:spacing w:line="360" w:lineRule="auto"/>
        <w:rPr>
          <w:ins w:id="271" w:author="Sky" w:date="2021-01-17T23:48:00Z"/>
          <w:rFonts w:hint="eastAsia"/>
          <w:sz w:val="22"/>
          <w:szCs w:val="24"/>
        </w:rPr>
      </w:pPr>
      <w:r>
        <w:rPr>
          <w:sz w:val="22"/>
          <w:szCs w:val="24"/>
        </w:rPr>
        <w:t>T</w:t>
      </w:r>
      <w:ins w:id="272" w:author="Sky" w:date="2021-01-17T23:47:00Z">
        <w:r w:rsidR="00525D0E" w:rsidRPr="0084335F">
          <w:rPr>
            <w:sz w:val="22"/>
            <w:szCs w:val="24"/>
          </w:rPr>
          <w:t xml:space="preserve">he evaluation criteria to measure the generalization ability of the model are also needed. Evaluation metrics are </w:t>
        </w:r>
      </w:ins>
      <w:r w:rsidR="00525D0E" w:rsidRPr="0084335F">
        <w:rPr>
          <w:sz w:val="22"/>
          <w:szCs w:val="24"/>
        </w:rPr>
        <w:t>an important</w:t>
      </w:r>
      <w:ins w:id="273" w:author="Sky" w:date="2021-01-17T23:47:00Z">
        <w:r w:rsidR="00525D0E" w:rsidRPr="0084335F">
          <w:rPr>
            <w:sz w:val="22"/>
            <w:szCs w:val="24"/>
          </w:rPr>
          <w:t xml:space="preserve"> part of machine learning tasks. Different machine learning tasks have different evaluation indicators, while the same machine learning tasks also have different evaluation indicators, each indicator has a different focus. Such as classification, regression, sorting, clustering, popular topic modeling, recommendation, and so on. And many metrics can evaluate many different machine learning models, such as precision-recall, which can be used in classification, recommendation, sorting, and so on. Like classification, regression, sorting are supervised machine learning.</w:t>
        </w:r>
      </w:ins>
    </w:p>
    <w:p w14:paraId="6BDFEB01" w14:textId="229EC97B" w:rsidR="00525D0E" w:rsidRPr="00525D0E" w:rsidRDefault="00525D0E" w:rsidP="00525D0E">
      <w:pPr>
        <w:spacing w:line="360" w:lineRule="auto"/>
        <w:rPr>
          <w:ins w:id="274" w:author="Sky" w:date="2021-01-17T23:57:00Z"/>
          <w:rFonts w:hint="eastAsia"/>
          <w:sz w:val="22"/>
          <w:szCs w:val="24"/>
        </w:rPr>
      </w:pPr>
      <w:ins w:id="275" w:author="Sky" w:date="2021-01-17T23:49:00Z">
        <w:r w:rsidRPr="0084335F">
          <w:rPr>
            <w:rFonts w:hint="eastAsia"/>
            <w:sz w:val="22"/>
            <w:szCs w:val="24"/>
          </w:rPr>
          <w:t xml:space="preserve">In this thesis, accuracy, </w:t>
        </w:r>
      </w:ins>
      <w:ins w:id="276" w:author="Sky" w:date="2021-01-17T23:51:00Z">
        <w:r w:rsidRPr="0084335F">
          <w:rPr>
            <w:rFonts w:hint="eastAsia"/>
            <w:sz w:val="22"/>
            <w:szCs w:val="24"/>
          </w:rPr>
          <w:t>ROC curve and AUC is used to evaluate the trained model.</w:t>
        </w:r>
      </w:ins>
    </w:p>
    <w:p w14:paraId="084772D6" w14:textId="77777777" w:rsidR="00525D0E" w:rsidRPr="0084335F" w:rsidRDefault="00525D0E" w:rsidP="00525D0E">
      <w:pPr>
        <w:spacing w:line="360" w:lineRule="auto"/>
        <w:rPr>
          <w:ins w:id="277" w:author="Sky" w:date="2021-01-17T23:57:00Z"/>
          <w:sz w:val="22"/>
          <w:szCs w:val="24"/>
        </w:rPr>
      </w:pPr>
      <w:ins w:id="278" w:author="Sky" w:date="2021-01-17T23:57:00Z">
        <w:r w:rsidRPr="0084335F">
          <w:rPr>
            <w:sz w:val="22"/>
            <w:szCs w:val="24"/>
            <w:rPrChange w:id="279" w:author="Sky" w:date="2021-01-17T23:57:00Z">
              <w:rPr/>
            </w:rPrChange>
          </w:rPr>
          <w:t>Accuracy</w:t>
        </w:r>
      </w:ins>
    </w:p>
    <w:p w14:paraId="6F06EFEC" w14:textId="776D5FCF" w:rsidR="00525D0E" w:rsidRPr="0084335F" w:rsidRDefault="00525D0E" w:rsidP="00525D0E">
      <w:pPr>
        <w:spacing w:line="360" w:lineRule="auto"/>
        <w:rPr>
          <w:ins w:id="280" w:author="Sky" w:date="2021-01-17T23:51:00Z"/>
          <w:rFonts w:hint="eastAsia"/>
          <w:sz w:val="22"/>
          <w:szCs w:val="24"/>
        </w:rPr>
      </w:pPr>
      <w:ins w:id="281" w:author="Sky" w:date="2021-01-17T23:57:00Z">
        <w:r w:rsidRPr="0084335F">
          <w:rPr>
            <w:rFonts w:hint="eastAsia"/>
            <w:sz w:val="22"/>
            <w:szCs w:val="24"/>
          </w:rPr>
          <w:t>Accuracy is defined as the ratio of</w:t>
        </w:r>
      </w:ins>
      <w:ins w:id="282" w:author="Sky" w:date="2021-01-17T23:58:00Z">
        <w:r w:rsidRPr="0084335F">
          <w:rPr>
            <w:rFonts w:hint="eastAsia"/>
            <w:sz w:val="22"/>
            <w:szCs w:val="24"/>
          </w:rPr>
          <w:t xml:space="preserve"> samples</w:t>
        </w:r>
      </w:ins>
      <w:ins w:id="283" w:author="Sky" w:date="2021-01-17T23:59:00Z">
        <w:r w:rsidRPr="0084335F">
          <w:rPr>
            <w:rFonts w:hint="eastAsia"/>
            <w:sz w:val="22"/>
            <w:szCs w:val="24"/>
          </w:rPr>
          <w:t xml:space="preserve"> that the model gives the predicted result same as the true label</w:t>
        </w:r>
      </w:ins>
    </w:p>
    <w:p w14:paraId="464FAF1B" w14:textId="58DE57D3" w:rsidR="00525D0E" w:rsidRPr="0084335F" w:rsidRDefault="00525D0E" w:rsidP="00525D0E">
      <w:pPr>
        <w:spacing w:line="360" w:lineRule="auto"/>
        <w:rPr>
          <w:ins w:id="284" w:author="Sky" w:date="2021-01-17T23:53:00Z"/>
          <w:sz w:val="22"/>
          <w:szCs w:val="24"/>
        </w:rPr>
      </w:pPr>
      <w:ins w:id="285" w:author="Sky" w:date="2021-01-17T23:53:00Z">
        <w:r w:rsidRPr="0084335F">
          <w:rPr>
            <w:sz w:val="22"/>
            <w:szCs w:val="24"/>
            <w:rPrChange w:id="286" w:author="Sky" w:date="2021-01-17T23:53:00Z">
              <w:rPr>
                <w:rFonts w:ascii="Arial" w:eastAsia="Arial" w:hAnsi="Arial" w:cs="Arial"/>
                <w:color w:val="4C525B"/>
                <w:sz w:val="27"/>
                <w:szCs w:val="27"/>
                <w:shd w:val="clear" w:color="auto" w:fill="FFFFFF"/>
              </w:rPr>
            </w:rPrChange>
          </w:rPr>
          <w:t>A ROC curve is constructed by plotting the true positive rate (TPR) against the false positive rate (FPR). The true positive rate is the proportion of observations that were correctly predicted to be positive out of all positive observations (TP/(TP + FN)). Similarly, the false positive rate is the proportion of observations that are incorrectly predicted to be positive out of all negative observations (FP/(TN + FP)). For example, in medical testing, the true positive rate is the rate in which people are correctly identified to test positive for the disease in question.</w:t>
        </w:r>
        <w:r w:rsidRPr="0084335F">
          <w:rPr>
            <w:rFonts w:hint="eastAsia"/>
            <w:sz w:val="22"/>
            <w:szCs w:val="24"/>
          </w:rPr>
          <w:t xml:space="preserve"> </w:t>
        </w:r>
        <w:r w:rsidRPr="0084335F">
          <w:rPr>
            <w:sz w:val="22"/>
            <w:szCs w:val="24"/>
            <w:rPrChange w:id="287" w:author="Sky" w:date="2021-01-17T23:53:00Z">
              <w:rPr>
                <w:rFonts w:ascii="Arial" w:eastAsia="Arial" w:hAnsi="Arial" w:cs="Arial"/>
                <w:color w:val="4C525B"/>
                <w:sz w:val="27"/>
                <w:szCs w:val="27"/>
                <w:shd w:val="clear" w:color="auto" w:fill="FFFFFF"/>
              </w:rPr>
            </w:rPrChange>
          </w:rPr>
          <w:t xml:space="preserve">A discrete </w:t>
        </w:r>
        <w:r w:rsidRPr="0084335F">
          <w:rPr>
            <w:sz w:val="22"/>
            <w:szCs w:val="24"/>
            <w:rPrChange w:id="288" w:author="Sky" w:date="2021-01-17T23:53:00Z">
              <w:rPr>
                <w:rFonts w:ascii="Arial" w:eastAsia="Arial" w:hAnsi="Arial" w:cs="Arial"/>
                <w:color w:val="4C525B"/>
                <w:sz w:val="27"/>
                <w:szCs w:val="27"/>
                <w:shd w:val="clear" w:color="auto" w:fill="FFFFFF"/>
              </w:rPr>
            </w:rPrChange>
          </w:rPr>
          <w:lastRenderedPageBreak/>
          <w:t xml:space="preserve">classifier that returns only the predicted class gives a single point on the ROC space. But for probabilistic classifiers, which give a probability or score that reflects the degree to which an instance belongs to one class rather than another, </w:t>
        </w:r>
      </w:ins>
      <w:r w:rsidR="00104BA3">
        <w:rPr>
          <w:sz w:val="22"/>
          <w:szCs w:val="24"/>
        </w:rPr>
        <w:t>it is able to</w:t>
      </w:r>
      <w:ins w:id="289" w:author="Sky" w:date="2021-01-17T23:53:00Z">
        <w:r w:rsidRPr="0084335F">
          <w:rPr>
            <w:sz w:val="22"/>
            <w:szCs w:val="24"/>
            <w:rPrChange w:id="290" w:author="Sky" w:date="2021-01-17T23:53:00Z">
              <w:rPr>
                <w:rFonts w:ascii="Arial" w:eastAsia="Arial" w:hAnsi="Arial" w:cs="Arial"/>
                <w:color w:val="4C525B"/>
                <w:sz w:val="27"/>
                <w:szCs w:val="27"/>
                <w:shd w:val="clear" w:color="auto" w:fill="FFFFFF"/>
              </w:rPr>
            </w:rPrChange>
          </w:rPr>
          <w:t xml:space="preserve"> create a curve by varying the threshold for the score. Note that many discrete classifiers can be converted to a scoring classifier by ‘looking inside’ their instance statistics. For example, a decision tree determines the class of a leaf node from the proportion of instances at the node.</w:t>
        </w:r>
      </w:ins>
    </w:p>
    <w:p w14:paraId="0C15C976" w14:textId="58E09B7E" w:rsidR="00525D0E" w:rsidRPr="0084335F" w:rsidRDefault="00525D0E" w:rsidP="00525D0E">
      <w:pPr>
        <w:spacing w:line="360" w:lineRule="auto"/>
        <w:rPr>
          <w:ins w:id="291" w:author="Sky" w:date="2021-01-17T23:53:00Z"/>
          <w:sz w:val="22"/>
          <w:szCs w:val="24"/>
          <w:rPrChange w:id="292" w:author="Sky" w:date="2021-01-17T23:54:00Z">
            <w:rPr>
              <w:ins w:id="293" w:author="Sky" w:date="2021-01-17T23:53:00Z"/>
              <w:rFonts w:ascii="Arial" w:eastAsia="Arial" w:hAnsi="Arial" w:cs="Arial"/>
              <w:color w:val="4C525B"/>
              <w:sz w:val="27"/>
              <w:szCs w:val="27"/>
            </w:rPr>
          </w:rPrChange>
        </w:rPr>
      </w:pPr>
      <w:ins w:id="294" w:author="Sky" w:date="2021-01-17T23:53:00Z">
        <w:r w:rsidRPr="0084335F">
          <w:rPr>
            <w:sz w:val="22"/>
            <w:szCs w:val="24"/>
            <w:rPrChange w:id="295" w:author="Sky" w:date="2021-01-17T23:54:00Z">
              <w:rPr>
                <w:rFonts w:ascii="Arial" w:eastAsia="Arial" w:hAnsi="Arial" w:cs="Arial"/>
                <w:color w:val="4C525B"/>
                <w:sz w:val="27"/>
                <w:szCs w:val="27"/>
                <w:shd w:val="clear" w:color="auto" w:fill="FFFFFF"/>
              </w:rPr>
            </w:rPrChange>
          </w:rPr>
          <w:t xml:space="preserve">To compare different classifiers, it can be useful to summarize the performance of each classifier into a single measure. One common approach is to calculate the area under the ROC curve, which is abbreviated to AUC. It is equivalent to the probability that a randomly chosen positive instance is ranked higher than a randomly chosen negative instance, </w:t>
        </w:r>
      </w:ins>
      <w:r w:rsidRPr="0084335F">
        <w:rPr>
          <w:sz w:val="22"/>
          <w:szCs w:val="24"/>
          <w:rPrChange w:id="296" w:author="Sky" w:date="2021-01-17T23:54:00Z">
            <w:rPr>
              <w:sz w:val="22"/>
              <w:szCs w:val="24"/>
            </w:rPr>
          </w:rPrChange>
        </w:rPr>
        <w:t>i.e.,</w:t>
      </w:r>
      <w:ins w:id="297" w:author="Sky" w:date="2021-01-17T23:53:00Z">
        <w:r w:rsidRPr="0084335F">
          <w:rPr>
            <w:sz w:val="22"/>
            <w:szCs w:val="24"/>
            <w:rPrChange w:id="298" w:author="Sky" w:date="2021-01-17T23:54:00Z">
              <w:rPr>
                <w:rFonts w:ascii="Arial" w:eastAsia="Arial" w:hAnsi="Arial" w:cs="Arial"/>
                <w:color w:val="4C525B"/>
                <w:sz w:val="27"/>
                <w:szCs w:val="27"/>
                <w:shd w:val="clear" w:color="auto" w:fill="FFFFFF"/>
              </w:rPr>
            </w:rPrChange>
          </w:rPr>
          <w:t xml:space="preserve"> it is equivalent to the two sample Wilcoxon rank-sum statistic.</w:t>
        </w:r>
      </w:ins>
      <w:ins w:id="299" w:author="Sky" w:date="2021-01-17T23:54:00Z">
        <w:r w:rsidRPr="0084335F">
          <w:rPr>
            <w:rFonts w:hint="eastAsia"/>
            <w:sz w:val="22"/>
            <w:szCs w:val="24"/>
          </w:rPr>
          <w:t xml:space="preserve"> </w:t>
        </w:r>
      </w:ins>
      <w:ins w:id="300" w:author="Sky" w:date="2021-01-17T23:53:00Z">
        <w:r w:rsidRPr="0084335F">
          <w:rPr>
            <w:sz w:val="22"/>
            <w:szCs w:val="24"/>
            <w:rPrChange w:id="301" w:author="Sky" w:date="2021-01-17T23:54:00Z">
              <w:rPr>
                <w:rFonts w:ascii="Arial" w:eastAsia="Arial" w:hAnsi="Arial" w:cs="Arial"/>
                <w:color w:val="4C525B"/>
                <w:sz w:val="27"/>
                <w:szCs w:val="27"/>
                <w:shd w:val="clear" w:color="auto" w:fill="FFFFFF"/>
              </w:rPr>
            </w:rPrChange>
          </w:rPr>
          <w:t xml:space="preserve">A classifier with high AUC can </w:t>
        </w:r>
      </w:ins>
      <w:r w:rsidRPr="0084335F">
        <w:rPr>
          <w:sz w:val="22"/>
          <w:szCs w:val="24"/>
          <w:rPrChange w:id="302" w:author="Sky" w:date="2021-01-17T23:54:00Z">
            <w:rPr>
              <w:sz w:val="22"/>
              <w:szCs w:val="24"/>
            </w:rPr>
          </w:rPrChange>
        </w:rPr>
        <w:t>occasionally</w:t>
      </w:r>
      <w:ins w:id="303" w:author="Sky" w:date="2021-01-17T23:53:00Z">
        <w:r w:rsidRPr="0084335F">
          <w:rPr>
            <w:sz w:val="22"/>
            <w:szCs w:val="24"/>
            <w:rPrChange w:id="304" w:author="Sky" w:date="2021-01-17T23:54:00Z">
              <w:rPr>
                <w:rFonts w:ascii="Arial" w:eastAsia="Arial" w:hAnsi="Arial" w:cs="Arial"/>
                <w:color w:val="4C525B"/>
                <w:sz w:val="27"/>
                <w:szCs w:val="27"/>
                <w:shd w:val="clear" w:color="auto" w:fill="FFFFFF"/>
              </w:rPr>
            </w:rPrChange>
          </w:rPr>
          <w:t xml:space="preserve"> score worse in a specific region than another classifier with lower AUC. But in practice, the AUC performs well as a general measure of predictive accuracy.</w:t>
        </w:r>
      </w:ins>
    </w:p>
    <w:p w14:paraId="13B90455" w14:textId="77777777" w:rsidR="00525D0E" w:rsidRPr="00525D0E" w:rsidRDefault="00525D0E" w:rsidP="00525D0E">
      <w:pPr>
        <w:spacing w:line="360" w:lineRule="auto"/>
        <w:rPr>
          <w:sz w:val="22"/>
          <w:szCs w:val="24"/>
        </w:rPr>
      </w:pPr>
      <w:ins w:id="305" w:author="Sky" w:date="2021-01-18T00:01:00Z">
        <w:r w:rsidRPr="0084335F">
          <w:rPr>
            <w:rFonts w:hint="eastAsia"/>
            <w:sz w:val="22"/>
            <w:szCs w:val="24"/>
          </w:rPr>
          <w:t xml:space="preserve">The evaluation results of the three above-mentioned model are listed in the </w:t>
        </w:r>
      </w:ins>
      <w:ins w:id="306" w:author="Sky" w:date="2021-01-18T00:08:00Z">
        <w:r w:rsidRPr="0084335F">
          <w:rPr>
            <w:rFonts w:hint="eastAsia"/>
            <w:sz w:val="22"/>
            <w:szCs w:val="24"/>
          </w:rPr>
          <w:t xml:space="preserve">following </w:t>
        </w:r>
      </w:ins>
      <w:ins w:id="307" w:author="Sky" w:date="2021-01-18T00:01:00Z">
        <w:r w:rsidRPr="0084335F">
          <w:rPr>
            <w:rFonts w:hint="eastAsia"/>
            <w:sz w:val="22"/>
            <w:szCs w:val="24"/>
          </w:rPr>
          <w:t>table</w:t>
        </w:r>
      </w:ins>
      <w:ins w:id="308" w:author="Sky" w:date="2021-01-18T00:08:00Z">
        <w:r w:rsidRPr="0084335F">
          <w:rPr>
            <w:rFonts w:hint="eastAsia"/>
            <w:sz w:val="22"/>
            <w:szCs w:val="24"/>
          </w:rPr>
          <w:t>.</w:t>
        </w:r>
      </w:ins>
      <w:ins w:id="309" w:author="Sky" w:date="2021-01-18T00:10:00Z">
        <w:r w:rsidRPr="0084335F">
          <w:rPr>
            <w:rFonts w:hint="eastAsia"/>
            <w:sz w:val="22"/>
            <w:szCs w:val="24"/>
          </w:rPr>
          <w:t xml:space="preserve"> According to the evaluation results, support vector machine has the best performance across all of the three proposed models.</w:t>
        </w:r>
      </w:ins>
    </w:p>
    <w:tbl>
      <w:tblPr>
        <w:tblStyle w:val="a4"/>
        <w:tblW w:w="0" w:type="auto"/>
        <w:jc w:val="center"/>
        <w:tblLayout w:type="fixed"/>
        <w:tblLook w:val="04A0" w:firstRow="1" w:lastRow="0" w:firstColumn="1" w:lastColumn="0" w:noHBand="0" w:noVBand="1"/>
        <w:tblPrChange w:id="310" w:author="Sky" w:date="2021-01-18T00:08:00Z">
          <w:tblPr>
            <w:tblStyle w:val="a4"/>
            <w:tblW w:w="0" w:type="auto"/>
            <w:tblLook w:val="04A0" w:firstRow="1" w:lastRow="0" w:firstColumn="1" w:lastColumn="0" w:noHBand="0" w:noVBand="1"/>
          </w:tblPr>
        </w:tblPrChange>
      </w:tblPr>
      <w:tblGrid>
        <w:gridCol w:w="1005"/>
        <w:gridCol w:w="1114"/>
        <w:gridCol w:w="2796"/>
        <w:gridCol w:w="2947"/>
        <w:tblGridChange w:id="311">
          <w:tblGrid>
            <w:gridCol w:w="2310"/>
            <w:gridCol w:w="2310"/>
            <w:gridCol w:w="2311"/>
            <w:gridCol w:w="2311"/>
          </w:tblGrid>
        </w:tblGridChange>
      </w:tblGrid>
      <w:tr w:rsidR="00525D0E" w14:paraId="1794C72E" w14:textId="77777777" w:rsidTr="009E5A26">
        <w:trPr>
          <w:jc w:val="center"/>
          <w:ins w:id="312" w:author="Sky" w:date="2021-01-18T00:02:00Z"/>
        </w:trPr>
        <w:tc>
          <w:tcPr>
            <w:tcW w:w="1005" w:type="dxa"/>
            <w:tcPrChange w:id="313" w:author="Sky" w:date="2021-01-18T00:08:00Z">
              <w:tcPr>
                <w:tcW w:w="2310" w:type="dxa"/>
              </w:tcPr>
            </w:tcPrChange>
          </w:tcPr>
          <w:p w14:paraId="3BE7DA3D" w14:textId="77777777" w:rsidR="00525D0E" w:rsidRDefault="00525D0E" w:rsidP="00693473">
            <w:pPr>
              <w:rPr>
                <w:ins w:id="314" w:author="Sky" w:date="2021-01-18T00:02:00Z"/>
              </w:rPr>
            </w:pPr>
            <w:ins w:id="315" w:author="Sky" w:date="2021-01-18T00:02:00Z">
              <w:r>
                <w:rPr>
                  <w:rFonts w:cstheme="minorBidi" w:hint="eastAsia"/>
                  <w:sz w:val="21"/>
                  <w:szCs w:val="22"/>
                </w:rPr>
                <w:t>Model</w:t>
              </w:r>
            </w:ins>
          </w:p>
        </w:tc>
        <w:tc>
          <w:tcPr>
            <w:tcW w:w="1114" w:type="dxa"/>
            <w:tcPrChange w:id="316" w:author="Sky" w:date="2021-01-18T00:08:00Z">
              <w:tcPr>
                <w:tcW w:w="2310" w:type="dxa"/>
              </w:tcPr>
            </w:tcPrChange>
          </w:tcPr>
          <w:p w14:paraId="48AC3A30" w14:textId="77777777" w:rsidR="00525D0E" w:rsidRDefault="00525D0E" w:rsidP="00693473">
            <w:pPr>
              <w:rPr>
                <w:ins w:id="317" w:author="Sky" w:date="2021-01-18T00:02:00Z"/>
              </w:rPr>
            </w:pPr>
            <w:ins w:id="318" w:author="Sky" w:date="2021-01-18T00:02:00Z">
              <w:r>
                <w:rPr>
                  <w:rFonts w:cstheme="minorBidi" w:hint="eastAsia"/>
                  <w:sz w:val="21"/>
                  <w:szCs w:val="22"/>
                </w:rPr>
                <w:t>Validation Accuracy</w:t>
              </w:r>
            </w:ins>
          </w:p>
        </w:tc>
        <w:tc>
          <w:tcPr>
            <w:tcW w:w="2796" w:type="dxa"/>
            <w:tcPrChange w:id="319" w:author="Sky" w:date="2021-01-18T00:08:00Z">
              <w:tcPr>
                <w:tcW w:w="2311" w:type="dxa"/>
              </w:tcPr>
            </w:tcPrChange>
          </w:tcPr>
          <w:p w14:paraId="12413016" w14:textId="77777777" w:rsidR="00525D0E" w:rsidRDefault="00525D0E" w:rsidP="00693473">
            <w:pPr>
              <w:rPr>
                <w:ins w:id="320" w:author="Sky" w:date="2021-01-18T00:02:00Z"/>
              </w:rPr>
            </w:pPr>
            <w:ins w:id="321" w:author="Sky" w:date="2021-01-18T00:03:00Z">
              <w:r>
                <w:rPr>
                  <w:rFonts w:cstheme="minorBidi" w:hint="eastAsia"/>
                  <w:sz w:val="21"/>
                  <w:szCs w:val="22"/>
                </w:rPr>
                <w:t>Train ROC &amp; AUC</w:t>
              </w:r>
            </w:ins>
          </w:p>
        </w:tc>
        <w:tc>
          <w:tcPr>
            <w:tcW w:w="2947" w:type="dxa"/>
            <w:tcPrChange w:id="322" w:author="Sky" w:date="2021-01-18T00:08:00Z">
              <w:tcPr>
                <w:tcW w:w="2311" w:type="dxa"/>
              </w:tcPr>
            </w:tcPrChange>
          </w:tcPr>
          <w:p w14:paraId="69DE7E00" w14:textId="77777777" w:rsidR="00525D0E" w:rsidRDefault="00525D0E" w:rsidP="00693473">
            <w:pPr>
              <w:rPr>
                <w:ins w:id="323" w:author="Sky" w:date="2021-01-18T00:02:00Z"/>
              </w:rPr>
            </w:pPr>
            <w:ins w:id="324" w:author="Sky" w:date="2021-01-18T00:03:00Z">
              <w:r>
                <w:rPr>
                  <w:rFonts w:cstheme="minorBidi" w:hint="eastAsia"/>
                  <w:sz w:val="21"/>
                  <w:szCs w:val="22"/>
                </w:rPr>
                <w:t>Validation ROC &amp; AUC</w:t>
              </w:r>
            </w:ins>
          </w:p>
        </w:tc>
      </w:tr>
      <w:tr w:rsidR="00525D0E" w14:paraId="0C2F08EF" w14:textId="77777777" w:rsidTr="009E5A26">
        <w:trPr>
          <w:jc w:val="center"/>
          <w:ins w:id="325" w:author="Sky" w:date="2021-01-18T00:02:00Z"/>
        </w:trPr>
        <w:tc>
          <w:tcPr>
            <w:tcW w:w="1005" w:type="dxa"/>
            <w:tcPrChange w:id="326" w:author="Sky" w:date="2021-01-18T00:08:00Z">
              <w:tcPr>
                <w:tcW w:w="2310" w:type="dxa"/>
              </w:tcPr>
            </w:tcPrChange>
          </w:tcPr>
          <w:p w14:paraId="41A9E8E2" w14:textId="77777777" w:rsidR="00525D0E" w:rsidRDefault="00525D0E" w:rsidP="00693473">
            <w:pPr>
              <w:rPr>
                <w:ins w:id="327" w:author="Sky" w:date="2021-01-18T00:02:00Z"/>
              </w:rPr>
            </w:pPr>
            <w:ins w:id="328" w:author="Sky" w:date="2021-01-18T00:02:00Z">
              <w:r>
                <w:rPr>
                  <w:rFonts w:cstheme="minorBidi" w:hint="eastAsia"/>
                  <w:sz w:val="21"/>
                  <w:szCs w:val="22"/>
                </w:rPr>
                <w:t>Logistic Regression</w:t>
              </w:r>
            </w:ins>
          </w:p>
        </w:tc>
        <w:tc>
          <w:tcPr>
            <w:tcW w:w="1114" w:type="dxa"/>
            <w:tcPrChange w:id="329" w:author="Sky" w:date="2021-01-18T00:08:00Z">
              <w:tcPr>
                <w:tcW w:w="2310" w:type="dxa"/>
              </w:tcPr>
            </w:tcPrChange>
          </w:tcPr>
          <w:p w14:paraId="2E57F048" w14:textId="77777777" w:rsidR="00525D0E" w:rsidRDefault="00525D0E" w:rsidP="00693473">
            <w:pPr>
              <w:rPr>
                <w:ins w:id="330" w:author="Sky" w:date="2021-01-18T00:02:00Z"/>
              </w:rPr>
            </w:pPr>
            <w:ins w:id="331" w:author="Sky" w:date="2021-01-18T00:02:00Z">
              <w:r>
                <w:rPr>
                  <w:rFonts w:cstheme="minorBidi" w:hint="eastAsia"/>
                  <w:sz w:val="21"/>
                  <w:szCs w:val="22"/>
                </w:rPr>
                <w:t>0.5</w:t>
              </w:r>
            </w:ins>
            <w:ins w:id="332" w:author="Sky" w:date="2021-01-18T00:03:00Z">
              <w:r>
                <w:rPr>
                  <w:rFonts w:cstheme="minorBidi" w:hint="eastAsia"/>
                  <w:sz w:val="21"/>
                  <w:szCs w:val="22"/>
                </w:rPr>
                <w:t>47</w:t>
              </w:r>
            </w:ins>
            <w:ins w:id="333" w:author="Sky" w:date="2021-01-18T00:02:00Z">
              <w:r>
                <w:rPr>
                  <w:rFonts w:cstheme="minorBidi" w:hint="eastAsia"/>
                  <w:sz w:val="21"/>
                  <w:szCs w:val="22"/>
                </w:rPr>
                <w:t>3</w:t>
              </w:r>
            </w:ins>
          </w:p>
        </w:tc>
        <w:tc>
          <w:tcPr>
            <w:tcW w:w="2796" w:type="dxa"/>
            <w:tcPrChange w:id="334" w:author="Sky" w:date="2021-01-18T00:08:00Z">
              <w:tcPr>
                <w:tcW w:w="2311" w:type="dxa"/>
              </w:tcPr>
            </w:tcPrChange>
          </w:tcPr>
          <w:p w14:paraId="7EA9CD40" w14:textId="77777777" w:rsidR="00525D0E" w:rsidRDefault="00525D0E" w:rsidP="00693473">
            <w:pPr>
              <w:rPr>
                <w:ins w:id="335" w:author="Sky" w:date="2021-01-18T00:02:00Z"/>
              </w:rPr>
            </w:pPr>
            <w:ins w:id="336" w:author="Sky" w:date="2021-01-18T00:04:00Z">
              <w:r>
                <w:rPr>
                  <w:noProof/>
                </w:rPr>
                <w:drawing>
                  <wp:inline distT="0" distB="0" distL="114300" distR="114300" wp14:anchorId="4C1377D9" wp14:editId="21E996FA">
                    <wp:extent cx="1717675" cy="1555750"/>
                    <wp:effectExtent l="0" t="0" r="15875" b="6350"/>
                    <wp:docPr id="17" name="图片 17" descr="Logistic Regression Classifier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ogistic Regression Classifier (train)"/>
                            <pic:cNvPicPr>
                              <a:picLocks noChangeAspect="1"/>
                            </pic:cNvPicPr>
                          </pic:nvPicPr>
                          <pic:blipFill>
                            <a:blip r:embed="rId62"/>
                            <a:srcRect l="5962" t="11190" r="3337" b="6674"/>
                            <a:stretch>
                              <a:fillRect/>
                            </a:stretch>
                          </pic:blipFill>
                          <pic:spPr>
                            <a:xfrm>
                              <a:off x="0" y="0"/>
                              <a:ext cx="1717675" cy="1555750"/>
                            </a:xfrm>
                            <a:prstGeom prst="rect">
                              <a:avLst/>
                            </a:prstGeom>
                          </pic:spPr>
                        </pic:pic>
                      </a:graphicData>
                    </a:graphic>
                  </wp:inline>
                </w:drawing>
              </w:r>
            </w:ins>
          </w:p>
        </w:tc>
        <w:tc>
          <w:tcPr>
            <w:tcW w:w="2947" w:type="dxa"/>
            <w:tcPrChange w:id="337" w:author="Sky" w:date="2021-01-18T00:08:00Z">
              <w:tcPr>
                <w:tcW w:w="2311" w:type="dxa"/>
              </w:tcPr>
            </w:tcPrChange>
          </w:tcPr>
          <w:p w14:paraId="5333FAF2" w14:textId="77777777" w:rsidR="00525D0E" w:rsidRDefault="00525D0E" w:rsidP="00693473">
            <w:pPr>
              <w:rPr>
                <w:ins w:id="338" w:author="Sky" w:date="2021-01-18T00:02:00Z"/>
              </w:rPr>
            </w:pPr>
            <w:ins w:id="339" w:author="Sky" w:date="2021-01-18T00:04:00Z">
              <w:r>
                <w:rPr>
                  <w:noProof/>
                </w:rPr>
                <w:drawing>
                  <wp:inline distT="0" distB="0" distL="114300" distR="114300" wp14:anchorId="1951B1D1" wp14:editId="6E1F4CDB">
                    <wp:extent cx="1687195" cy="1584325"/>
                    <wp:effectExtent l="0" t="0" r="8255" b="15875"/>
                    <wp:docPr id="18" name="图片 18" descr="Logistic Regression Classifier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ogistic Regression Classifier (test)"/>
                            <pic:cNvPicPr>
                              <a:picLocks noChangeAspect="1"/>
                            </pic:cNvPicPr>
                          </pic:nvPicPr>
                          <pic:blipFill>
                            <a:blip r:embed="rId63"/>
                            <a:srcRect l="5255" t="11451" r="5042" b="4358"/>
                            <a:stretch>
                              <a:fillRect/>
                            </a:stretch>
                          </pic:blipFill>
                          <pic:spPr>
                            <a:xfrm>
                              <a:off x="0" y="0"/>
                              <a:ext cx="1687195" cy="1584325"/>
                            </a:xfrm>
                            <a:prstGeom prst="rect">
                              <a:avLst/>
                            </a:prstGeom>
                          </pic:spPr>
                        </pic:pic>
                      </a:graphicData>
                    </a:graphic>
                  </wp:inline>
                </w:drawing>
              </w:r>
            </w:ins>
          </w:p>
        </w:tc>
      </w:tr>
      <w:tr w:rsidR="00525D0E" w14:paraId="1947773F" w14:textId="77777777" w:rsidTr="009E5A26">
        <w:trPr>
          <w:jc w:val="center"/>
          <w:ins w:id="340" w:author="Sky" w:date="2021-01-18T00:02:00Z"/>
        </w:trPr>
        <w:tc>
          <w:tcPr>
            <w:tcW w:w="1005" w:type="dxa"/>
            <w:tcPrChange w:id="341" w:author="Sky" w:date="2021-01-18T00:08:00Z">
              <w:tcPr>
                <w:tcW w:w="2310" w:type="dxa"/>
              </w:tcPr>
            </w:tcPrChange>
          </w:tcPr>
          <w:p w14:paraId="03766556" w14:textId="77777777" w:rsidR="00525D0E" w:rsidRDefault="00525D0E" w:rsidP="00693473">
            <w:pPr>
              <w:rPr>
                <w:ins w:id="342" w:author="Sky" w:date="2021-01-18T00:02:00Z"/>
              </w:rPr>
            </w:pPr>
            <w:ins w:id="343" w:author="Sky" w:date="2021-01-18T00:02:00Z">
              <w:r>
                <w:rPr>
                  <w:rFonts w:cstheme="minorBidi" w:hint="eastAsia"/>
                  <w:sz w:val="21"/>
                  <w:szCs w:val="22"/>
                </w:rPr>
                <w:t>Decision Tree</w:t>
              </w:r>
            </w:ins>
          </w:p>
        </w:tc>
        <w:tc>
          <w:tcPr>
            <w:tcW w:w="1114" w:type="dxa"/>
            <w:tcPrChange w:id="344" w:author="Sky" w:date="2021-01-18T00:08:00Z">
              <w:tcPr>
                <w:tcW w:w="2310" w:type="dxa"/>
              </w:tcPr>
            </w:tcPrChange>
          </w:tcPr>
          <w:p w14:paraId="701A43AB" w14:textId="77777777" w:rsidR="00525D0E" w:rsidRDefault="00525D0E" w:rsidP="00693473">
            <w:pPr>
              <w:rPr>
                <w:ins w:id="345" w:author="Sky" w:date="2021-01-18T00:02:00Z"/>
              </w:rPr>
            </w:pPr>
            <w:ins w:id="346" w:author="Sky" w:date="2021-01-18T00:03:00Z">
              <w:r>
                <w:rPr>
                  <w:rFonts w:cstheme="minorBidi" w:hint="eastAsia"/>
                  <w:sz w:val="21"/>
                  <w:szCs w:val="22"/>
                </w:rPr>
                <w:t>0.5502</w:t>
              </w:r>
            </w:ins>
          </w:p>
        </w:tc>
        <w:tc>
          <w:tcPr>
            <w:tcW w:w="2796" w:type="dxa"/>
            <w:tcPrChange w:id="347" w:author="Sky" w:date="2021-01-18T00:08:00Z">
              <w:tcPr>
                <w:tcW w:w="2311" w:type="dxa"/>
              </w:tcPr>
            </w:tcPrChange>
          </w:tcPr>
          <w:p w14:paraId="3AA2F680" w14:textId="77777777" w:rsidR="00525D0E" w:rsidRDefault="00525D0E" w:rsidP="00693473">
            <w:pPr>
              <w:rPr>
                <w:ins w:id="348" w:author="Sky" w:date="2021-01-18T00:02:00Z"/>
              </w:rPr>
            </w:pPr>
            <w:ins w:id="349" w:author="Sky" w:date="2021-01-18T00:07:00Z">
              <w:r>
                <w:rPr>
                  <w:noProof/>
                </w:rPr>
                <w:drawing>
                  <wp:inline distT="0" distB="0" distL="114300" distR="114300" wp14:anchorId="41D454A9" wp14:editId="09C0AED7">
                    <wp:extent cx="1715770" cy="1605280"/>
                    <wp:effectExtent l="0" t="0" r="17780" b="13970"/>
                    <wp:docPr id="34" name="图片 34" descr="Gradient Boosting Classifier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Gradient Boosting Classifier (train)"/>
                            <pic:cNvPicPr>
                              <a:picLocks noChangeAspect="1"/>
                            </pic:cNvPicPr>
                          </pic:nvPicPr>
                          <pic:blipFill>
                            <a:blip r:embed="rId64"/>
                            <a:srcRect l="5632" t="11070" r="6880" b="7094"/>
                            <a:stretch>
                              <a:fillRect/>
                            </a:stretch>
                          </pic:blipFill>
                          <pic:spPr>
                            <a:xfrm>
                              <a:off x="0" y="0"/>
                              <a:ext cx="1715770" cy="1605280"/>
                            </a:xfrm>
                            <a:prstGeom prst="rect">
                              <a:avLst/>
                            </a:prstGeom>
                          </pic:spPr>
                        </pic:pic>
                      </a:graphicData>
                    </a:graphic>
                  </wp:inline>
                </w:drawing>
              </w:r>
            </w:ins>
          </w:p>
        </w:tc>
        <w:tc>
          <w:tcPr>
            <w:tcW w:w="2947" w:type="dxa"/>
            <w:tcPrChange w:id="350" w:author="Sky" w:date="2021-01-18T00:08:00Z">
              <w:tcPr>
                <w:tcW w:w="2311" w:type="dxa"/>
              </w:tcPr>
            </w:tcPrChange>
          </w:tcPr>
          <w:p w14:paraId="18D75E40" w14:textId="77777777" w:rsidR="00525D0E" w:rsidRDefault="00525D0E" w:rsidP="00693473">
            <w:pPr>
              <w:rPr>
                <w:ins w:id="351" w:author="Sky" w:date="2021-01-18T00:02:00Z"/>
              </w:rPr>
            </w:pPr>
            <w:ins w:id="352" w:author="Sky" w:date="2021-01-18T00:08:00Z">
              <w:r>
                <w:rPr>
                  <w:noProof/>
                </w:rPr>
                <w:drawing>
                  <wp:inline distT="0" distB="0" distL="114300" distR="114300" wp14:anchorId="4000209C" wp14:editId="5FEFC47B">
                    <wp:extent cx="1765300" cy="1684655"/>
                    <wp:effectExtent l="0" t="0" r="6350" b="10795"/>
                    <wp:docPr id="35" name="图片 35" descr="Gradient Boosting Classifier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Gradient Boosting Classifier (validation)"/>
                            <pic:cNvPicPr>
                              <a:picLocks noChangeAspect="1"/>
                            </pic:cNvPicPr>
                          </pic:nvPicPr>
                          <pic:blipFill>
                            <a:blip r:embed="rId65"/>
                            <a:srcRect l="6437" t="11225" r="7484" b="6650"/>
                            <a:stretch>
                              <a:fillRect/>
                            </a:stretch>
                          </pic:blipFill>
                          <pic:spPr>
                            <a:xfrm>
                              <a:off x="0" y="0"/>
                              <a:ext cx="1765300" cy="1684655"/>
                            </a:xfrm>
                            <a:prstGeom prst="rect">
                              <a:avLst/>
                            </a:prstGeom>
                          </pic:spPr>
                        </pic:pic>
                      </a:graphicData>
                    </a:graphic>
                  </wp:inline>
                </w:drawing>
              </w:r>
            </w:ins>
          </w:p>
        </w:tc>
      </w:tr>
      <w:tr w:rsidR="00525D0E" w14:paraId="2E74A610" w14:textId="77777777" w:rsidTr="009E5A26">
        <w:trPr>
          <w:jc w:val="center"/>
          <w:ins w:id="353" w:author="Sky" w:date="2021-01-18T00:02:00Z"/>
        </w:trPr>
        <w:tc>
          <w:tcPr>
            <w:tcW w:w="1005" w:type="dxa"/>
            <w:tcPrChange w:id="354" w:author="Sky" w:date="2021-01-18T00:08:00Z">
              <w:tcPr>
                <w:tcW w:w="2310" w:type="dxa"/>
              </w:tcPr>
            </w:tcPrChange>
          </w:tcPr>
          <w:p w14:paraId="65B675FD" w14:textId="77777777" w:rsidR="00525D0E" w:rsidRDefault="00525D0E" w:rsidP="00693473">
            <w:pPr>
              <w:rPr>
                <w:ins w:id="355" w:author="Sky" w:date="2021-01-18T00:02:00Z"/>
              </w:rPr>
            </w:pPr>
            <w:ins w:id="356" w:author="Sky" w:date="2021-01-18T00:02:00Z">
              <w:r>
                <w:rPr>
                  <w:rFonts w:cstheme="minorBidi" w:hint="eastAsia"/>
                  <w:sz w:val="21"/>
                  <w:szCs w:val="22"/>
                </w:rPr>
                <w:lastRenderedPageBreak/>
                <w:t>Support Vector Machine</w:t>
              </w:r>
            </w:ins>
          </w:p>
        </w:tc>
        <w:tc>
          <w:tcPr>
            <w:tcW w:w="1114" w:type="dxa"/>
            <w:tcPrChange w:id="357" w:author="Sky" w:date="2021-01-18T00:08:00Z">
              <w:tcPr>
                <w:tcW w:w="2310" w:type="dxa"/>
              </w:tcPr>
            </w:tcPrChange>
          </w:tcPr>
          <w:p w14:paraId="23D95D67" w14:textId="77777777" w:rsidR="00525D0E" w:rsidRDefault="00525D0E" w:rsidP="00693473">
            <w:pPr>
              <w:rPr>
                <w:ins w:id="358" w:author="Sky" w:date="2021-01-18T00:02:00Z"/>
              </w:rPr>
            </w:pPr>
            <w:ins w:id="359" w:author="Sky" w:date="2021-01-18T00:03:00Z">
              <w:r>
                <w:rPr>
                  <w:rFonts w:cstheme="minorBidi" w:hint="eastAsia"/>
                  <w:sz w:val="21"/>
                  <w:szCs w:val="22"/>
                </w:rPr>
                <w:t>0.5549</w:t>
              </w:r>
            </w:ins>
          </w:p>
        </w:tc>
        <w:tc>
          <w:tcPr>
            <w:tcW w:w="2796" w:type="dxa"/>
            <w:tcPrChange w:id="360" w:author="Sky" w:date="2021-01-18T00:08:00Z">
              <w:tcPr>
                <w:tcW w:w="2311" w:type="dxa"/>
              </w:tcPr>
            </w:tcPrChange>
          </w:tcPr>
          <w:p w14:paraId="64E100DF" w14:textId="77777777" w:rsidR="00525D0E" w:rsidRDefault="00525D0E" w:rsidP="00693473">
            <w:pPr>
              <w:rPr>
                <w:ins w:id="361" w:author="Sky" w:date="2021-01-18T00:02:00Z"/>
              </w:rPr>
            </w:pPr>
            <w:ins w:id="362" w:author="Sky" w:date="2021-01-18T00:06:00Z">
              <w:r>
                <w:rPr>
                  <w:noProof/>
                </w:rPr>
                <w:drawing>
                  <wp:inline distT="0" distB="0" distL="114300" distR="114300" wp14:anchorId="0C518B49" wp14:editId="321E678A">
                    <wp:extent cx="1648460" cy="1579245"/>
                    <wp:effectExtent l="0" t="0" r="8890" b="1905"/>
                    <wp:docPr id="19" name="图片 19" descr="XGBoost Classifier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XGBoost Classifier (train)"/>
                            <pic:cNvPicPr>
                              <a:picLocks noChangeAspect="1"/>
                            </pic:cNvPicPr>
                          </pic:nvPicPr>
                          <pic:blipFill>
                            <a:blip r:embed="rId66"/>
                            <a:srcRect l="5088" t="11266" r="8448" b="5966"/>
                            <a:stretch>
                              <a:fillRect/>
                            </a:stretch>
                          </pic:blipFill>
                          <pic:spPr>
                            <a:xfrm>
                              <a:off x="0" y="0"/>
                              <a:ext cx="1648460" cy="1579245"/>
                            </a:xfrm>
                            <a:prstGeom prst="rect">
                              <a:avLst/>
                            </a:prstGeom>
                          </pic:spPr>
                        </pic:pic>
                      </a:graphicData>
                    </a:graphic>
                  </wp:inline>
                </w:drawing>
              </w:r>
            </w:ins>
          </w:p>
        </w:tc>
        <w:tc>
          <w:tcPr>
            <w:tcW w:w="2947" w:type="dxa"/>
            <w:tcPrChange w:id="363" w:author="Sky" w:date="2021-01-18T00:08:00Z">
              <w:tcPr>
                <w:tcW w:w="2311" w:type="dxa"/>
              </w:tcPr>
            </w:tcPrChange>
          </w:tcPr>
          <w:p w14:paraId="26EB5DA7" w14:textId="77777777" w:rsidR="00525D0E" w:rsidRDefault="00525D0E" w:rsidP="00693473">
            <w:pPr>
              <w:rPr>
                <w:ins w:id="364" w:author="Sky" w:date="2021-01-18T00:02:00Z"/>
              </w:rPr>
            </w:pPr>
            <w:ins w:id="365" w:author="Sky" w:date="2021-01-18T00:07:00Z">
              <w:r>
                <w:rPr>
                  <w:noProof/>
                </w:rPr>
                <w:drawing>
                  <wp:inline distT="0" distB="0" distL="114300" distR="114300" wp14:anchorId="0CE7BC8D" wp14:editId="3139122A">
                    <wp:extent cx="1752600" cy="1663700"/>
                    <wp:effectExtent l="0" t="0" r="0" b="12700"/>
                    <wp:docPr id="37" name="图片 37" descr="XGBoost Classifier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XGBoost Classifier (validation)"/>
                            <pic:cNvPicPr>
                              <a:picLocks noChangeAspect="1"/>
                            </pic:cNvPicPr>
                          </pic:nvPicPr>
                          <pic:blipFill>
                            <a:blip r:embed="rId67"/>
                            <a:srcRect l="6175" t="11239" r="7040" b="6381"/>
                            <a:stretch>
                              <a:fillRect/>
                            </a:stretch>
                          </pic:blipFill>
                          <pic:spPr>
                            <a:xfrm>
                              <a:off x="0" y="0"/>
                              <a:ext cx="1752600" cy="1663700"/>
                            </a:xfrm>
                            <a:prstGeom prst="rect">
                              <a:avLst/>
                            </a:prstGeom>
                          </pic:spPr>
                        </pic:pic>
                      </a:graphicData>
                    </a:graphic>
                  </wp:inline>
                </w:drawing>
              </w:r>
            </w:ins>
          </w:p>
        </w:tc>
      </w:tr>
    </w:tbl>
    <w:p w14:paraId="304414CD" w14:textId="5574FB1F" w:rsidR="006C18EA" w:rsidRDefault="006E60CC" w:rsidP="00525D0E">
      <w:pPr>
        <w:pStyle w:val="3"/>
        <w:numPr>
          <w:ilvl w:val="1"/>
          <w:numId w:val="1"/>
        </w:numPr>
        <w:spacing w:line="360" w:lineRule="auto"/>
        <w:rPr>
          <w:szCs w:val="32"/>
        </w:rPr>
      </w:pPr>
      <w:r>
        <w:rPr>
          <w:szCs w:val="32"/>
        </w:rPr>
        <w:t>White box test</w:t>
      </w:r>
    </w:p>
    <w:p w14:paraId="03D2B23A" w14:textId="3D3DC48B" w:rsidR="006E60CC" w:rsidRPr="006E60CC" w:rsidRDefault="006E60CC" w:rsidP="006E60CC">
      <w:pPr>
        <w:pStyle w:val="3"/>
        <w:numPr>
          <w:ilvl w:val="1"/>
          <w:numId w:val="1"/>
        </w:numPr>
        <w:spacing w:line="360" w:lineRule="auto"/>
        <w:rPr>
          <w:rFonts w:hint="eastAsia"/>
          <w:szCs w:val="32"/>
        </w:rPr>
      </w:pPr>
      <w:r>
        <w:rPr>
          <w:szCs w:val="32"/>
        </w:rPr>
        <w:t>Usability test</w:t>
      </w:r>
    </w:p>
    <w:p w14:paraId="14C08DAF" w14:textId="77777777" w:rsidR="006C18EA" w:rsidRDefault="006C18EA">
      <w:pPr>
        <w:widowControl/>
        <w:jc w:val="left"/>
        <w:rPr>
          <w:sz w:val="22"/>
          <w:szCs w:val="24"/>
        </w:rPr>
      </w:pPr>
      <w:r>
        <w:rPr>
          <w:sz w:val="22"/>
          <w:szCs w:val="24"/>
        </w:rPr>
        <w:br w:type="page"/>
      </w:r>
    </w:p>
    <w:p w14:paraId="19E00FED" w14:textId="5AC71DEE" w:rsidR="00525D0E" w:rsidRPr="006C18EA" w:rsidRDefault="006C18EA" w:rsidP="00525D0E">
      <w:pPr>
        <w:pStyle w:val="3"/>
        <w:numPr>
          <w:ilvl w:val="0"/>
          <w:numId w:val="1"/>
        </w:numPr>
        <w:spacing w:line="360" w:lineRule="auto"/>
        <w:rPr>
          <w:rFonts w:hint="eastAsia"/>
          <w:sz w:val="36"/>
          <w:szCs w:val="24"/>
        </w:rPr>
      </w:pPr>
      <w:r>
        <w:rPr>
          <w:sz w:val="36"/>
          <w:szCs w:val="24"/>
        </w:rPr>
        <w:lastRenderedPageBreak/>
        <w:t>Conclusion and Outlook</w:t>
      </w:r>
    </w:p>
    <w:sectPr w:rsidR="00525D0E" w:rsidRPr="006C18EA">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36E4F"/>
    <w:multiLevelType w:val="hybridMultilevel"/>
    <w:tmpl w:val="192C2724"/>
    <w:lvl w:ilvl="0" w:tplc="DBBEB9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F6327D"/>
    <w:multiLevelType w:val="multilevel"/>
    <w:tmpl w:val="C1EE49B2"/>
    <w:styleLink w:val="style"/>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 w15:restartNumberingAfterBreak="0">
    <w:nsid w:val="1AFF5D11"/>
    <w:multiLevelType w:val="hybridMultilevel"/>
    <w:tmpl w:val="A1C4486A"/>
    <w:lvl w:ilvl="0" w:tplc="D5C43E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A3191F"/>
    <w:multiLevelType w:val="hybridMultilevel"/>
    <w:tmpl w:val="3A2040C0"/>
    <w:lvl w:ilvl="0" w:tplc="1B4EEB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8B2CB2"/>
    <w:multiLevelType w:val="multilevel"/>
    <w:tmpl w:val="DE40ECC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 w15:restartNumberingAfterBreak="0">
    <w:nsid w:val="28A31D6B"/>
    <w:multiLevelType w:val="hybridMultilevel"/>
    <w:tmpl w:val="69487A76"/>
    <w:lvl w:ilvl="0" w:tplc="F2DED9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6910E39"/>
    <w:multiLevelType w:val="hybridMultilevel"/>
    <w:tmpl w:val="3D987550"/>
    <w:lvl w:ilvl="0" w:tplc="F2DED9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8F7688"/>
    <w:multiLevelType w:val="hybridMultilevel"/>
    <w:tmpl w:val="F04C50C2"/>
    <w:lvl w:ilvl="0" w:tplc="0644A3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BE573E0"/>
    <w:multiLevelType w:val="multilevel"/>
    <w:tmpl w:val="C1EE49B2"/>
    <w:numStyleLink w:val="style"/>
  </w:abstractNum>
  <w:abstractNum w:abstractNumId="9" w15:restartNumberingAfterBreak="0">
    <w:nsid w:val="3F8926AF"/>
    <w:multiLevelType w:val="hybridMultilevel"/>
    <w:tmpl w:val="729A17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FB05AAE"/>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1" w15:restartNumberingAfterBreak="0">
    <w:nsid w:val="59357C1E"/>
    <w:multiLevelType w:val="multilevel"/>
    <w:tmpl w:val="C1EE49B2"/>
    <w:numStyleLink w:val="style"/>
  </w:abstractNum>
  <w:abstractNum w:abstractNumId="12" w15:restartNumberingAfterBreak="0">
    <w:nsid w:val="5E774123"/>
    <w:multiLevelType w:val="hybridMultilevel"/>
    <w:tmpl w:val="7ACA0D72"/>
    <w:lvl w:ilvl="0" w:tplc="765284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6367848"/>
    <w:multiLevelType w:val="hybridMultilevel"/>
    <w:tmpl w:val="5D90B0DE"/>
    <w:lvl w:ilvl="0" w:tplc="D03E6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AF452F3"/>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5" w15:restartNumberingAfterBreak="0">
    <w:nsid w:val="7D950601"/>
    <w:multiLevelType w:val="multilevel"/>
    <w:tmpl w:val="00261E90"/>
    <w:lvl w:ilvl="0">
      <w:start w:val="1"/>
      <w:numFmt w:val="decimal"/>
      <w:lvlText w:val="%1"/>
      <w:lvlJc w:val="left"/>
      <w:pPr>
        <w:ind w:left="435" w:hanging="43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num w:numId="1">
    <w:abstractNumId w:val="8"/>
  </w:num>
  <w:num w:numId="2">
    <w:abstractNumId w:val="4"/>
  </w:num>
  <w:num w:numId="3">
    <w:abstractNumId w:val="14"/>
  </w:num>
  <w:num w:numId="4">
    <w:abstractNumId w:val="15"/>
  </w:num>
  <w:num w:numId="5">
    <w:abstractNumId w:val="1"/>
  </w:num>
  <w:num w:numId="6">
    <w:abstractNumId w:val="11"/>
  </w:num>
  <w:num w:numId="7">
    <w:abstractNumId w:val="10"/>
  </w:num>
  <w:num w:numId="8">
    <w:abstractNumId w:val="12"/>
  </w:num>
  <w:num w:numId="9">
    <w:abstractNumId w:val="0"/>
  </w:num>
  <w:num w:numId="10">
    <w:abstractNumId w:val="2"/>
  </w:num>
  <w:num w:numId="11">
    <w:abstractNumId w:val="9"/>
  </w:num>
  <w:num w:numId="12">
    <w:abstractNumId w:val="6"/>
  </w:num>
  <w:num w:numId="13">
    <w:abstractNumId w:val="5"/>
  </w:num>
  <w:num w:numId="14">
    <w:abstractNumId w:val="7"/>
  </w:num>
  <w:num w:numId="15">
    <w:abstractNumId w:val="1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B9F"/>
    <w:rsid w:val="00001F53"/>
    <w:rsid w:val="00011305"/>
    <w:rsid w:val="000210ED"/>
    <w:rsid w:val="00023E3A"/>
    <w:rsid w:val="000242A0"/>
    <w:rsid w:val="000243A6"/>
    <w:rsid w:val="0002508D"/>
    <w:rsid w:val="00030FA2"/>
    <w:rsid w:val="0004330A"/>
    <w:rsid w:val="0004466F"/>
    <w:rsid w:val="000476AA"/>
    <w:rsid w:val="000536F1"/>
    <w:rsid w:val="00062D45"/>
    <w:rsid w:val="000649AE"/>
    <w:rsid w:val="000815E2"/>
    <w:rsid w:val="000857CA"/>
    <w:rsid w:val="000A17BD"/>
    <w:rsid w:val="000A26E6"/>
    <w:rsid w:val="000D0972"/>
    <w:rsid w:val="000F34DE"/>
    <w:rsid w:val="000F6B31"/>
    <w:rsid w:val="00104BA3"/>
    <w:rsid w:val="00113C24"/>
    <w:rsid w:val="001305A1"/>
    <w:rsid w:val="00131168"/>
    <w:rsid w:val="001357E5"/>
    <w:rsid w:val="0018414D"/>
    <w:rsid w:val="00187E46"/>
    <w:rsid w:val="001A23C7"/>
    <w:rsid w:val="001B0E38"/>
    <w:rsid w:val="001B3E2A"/>
    <w:rsid w:val="001C0BDC"/>
    <w:rsid w:val="001C64B9"/>
    <w:rsid w:val="001E78CF"/>
    <w:rsid w:val="001F5C11"/>
    <w:rsid w:val="00200C1D"/>
    <w:rsid w:val="0020655B"/>
    <w:rsid w:val="002138C0"/>
    <w:rsid w:val="00250ED1"/>
    <w:rsid w:val="0026280F"/>
    <w:rsid w:val="00263673"/>
    <w:rsid w:val="002721CE"/>
    <w:rsid w:val="00272601"/>
    <w:rsid w:val="002728CB"/>
    <w:rsid w:val="002803A9"/>
    <w:rsid w:val="002B176B"/>
    <w:rsid w:val="002C2EB4"/>
    <w:rsid w:val="002E1F06"/>
    <w:rsid w:val="002E47D6"/>
    <w:rsid w:val="002F2BB5"/>
    <w:rsid w:val="00306085"/>
    <w:rsid w:val="00311F43"/>
    <w:rsid w:val="003544DE"/>
    <w:rsid w:val="003644F6"/>
    <w:rsid w:val="00380410"/>
    <w:rsid w:val="003A47C9"/>
    <w:rsid w:val="003A5D40"/>
    <w:rsid w:val="003C4BD6"/>
    <w:rsid w:val="003E5750"/>
    <w:rsid w:val="003E6C90"/>
    <w:rsid w:val="003F5EF0"/>
    <w:rsid w:val="0041042E"/>
    <w:rsid w:val="00422B57"/>
    <w:rsid w:val="004250CA"/>
    <w:rsid w:val="00431E71"/>
    <w:rsid w:val="00433B68"/>
    <w:rsid w:val="00452105"/>
    <w:rsid w:val="00452A88"/>
    <w:rsid w:val="0045721D"/>
    <w:rsid w:val="00463B3C"/>
    <w:rsid w:val="0049554E"/>
    <w:rsid w:val="00495C73"/>
    <w:rsid w:val="004A2D6C"/>
    <w:rsid w:val="004A4421"/>
    <w:rsid w:val="004B2414"/>
    <w:rsid w:val="004D125A"/>
    <w:rsid w:val="004D65D0"/>
    <w:rsid w:val="004E3106"/>
    <w:rsid w:val="00503373"/>
    <w:rsid w:val="00503C08"/>
    <w:rsid w:val="00514FF2"/>
    <w:rsid w:val="00521BB8"/>
    <w:rsid w:val="005228DF"/>
    <w:rsid w:val="00525D0E"/>
    <w:rsid w:val="00526397"/>
    <w:rsid w:val="0053103D"/>
    <w:rsid w:val="00534BC5"/>
    <w:rsid w:val="005350B1"/>
    <w:rsid w:val="005422AF"/>
    <w:rsid w:val="00565CBC"/>
    <w:rsid w:val="00585F2C"/>
    <w:rsid w:val="005927CF"/>
    <w:rsid w:val="005B0E86"/>
    <w:rsid w:val="005B1232"/>
    <w:rsid w:val="005B663F"/>
    <w:rsid w:val="005F0312"/>
    <w:rsid w:val="005F0739"/>
    <w:rsid w:val="005F63E0"/>
    <w:rsid w:val="005F7252"/>
    <w:rsid w:val="00607BF0"/>
    <w:rsid w:val="006119A7"/>
    <w:rsid w:val="00627071"/>
    <w:rsid w:val="00646D64"/>
    <w:rsid w:val="00650A93"/>
    <w:rsid w:val="0067627F"/>
    <w:rsid w:val="00676E73"/>
    <w:rsid w:val="00693473"/>
    <w:rsid w:val="006C18EA"/>
    <w:rsid w:val="006E60CC"/>
    <w:rsid w:val="00740E3A"/>
    <w:rsid w:val="0074346D"/>
    <w:rsid w:val="007502CA"/>
    <w:rsid w:val="0075634F"/>
    <w:rsid w:val="007804AD"/>
    <w:rsid w:val="00794C59"/>
    <w:rsid w:val="007A02B4"/>
    <w:rsid w:val="007A1175"/>
    <w:rsid w:val="007B1C4A"/>
    <w:rsid w:val="007B2B5B"/>
    <w:rsid w:val="007B4354"/>
    <w:rsid w:val="007D0D6D"/>
    <w:rsid w:val="007D1599"/>
    <w:rsid w:val="007E6B7A"/>
    <w:rsid w:val="007F2465"/>
    <w:rsid w:val="00811A40"/>
    <w:rsid w:val="008149C3"/>
    <w:rsid w:val="0083394C"/>
    <w:rsid w:val="00843B78"/>
    <w:rsid w:val="0086056F"/>
    <w:rsid w:val="008605BC"/>
    <w:rsid w:val="00861267"/>
    <w:rsid w:val="008644BB"/>
    <w:rsid w:val="00875ED5"/>
    <w:rsid w:val="008A1BC0"/>
    <w:rsid w:val="008A1E3C"/>
    <w:rsid w:val="008A4730"/>
    <w:rsid w:val="008A56E8"/>
    <w:rsid w:val="008B3DE3"/>
    <w:rsid w:val="008C3399"/>
    <w:rsid w:val="008C4A6C"/>
    <w:rsid w:val="008E41E5"/>
    <w:rsid w:val="008E59DA"/>
    <w:rsid w:val="009036EA"/>
    <w:rsid w:val="00912765"/>
    <w:rsid w:val="0092695B"/>
    <w:rsid w:val="00940A0B"/>
    <w:rsid w:val="00971434"/>
    <w:rsid w:val="0098427F"/>
    <w:rsid w:val="009A0213"/>
    <w:rsid w:val="009C4857"/>
    <w:rsid w:val="009D141B"/>
    <w:rsid w:val="009E5A26"/>
    <w:rsid w:val="009F0AA6"/>
    <w:rsid w:val="009F450E"/>
    <w:rsid w:val="00A07809"/>
    <w:rsid w:val="00A37203"/>
    <w:rsid w:val="00A46759"/>
    <w:rsid w:val="00A60272"/>
    <w:rsid w:val="00A60A33"/>
    <w:rsid w:val="00A77311"/>
    <w:rsid w:val="00A80AB9"/>
    <w:rsid w:val="00A853DB"/>
    <w:rsid w:val="00AA5C3E"/>
    <w:rsid w:val="00AA6761"/>
    <w:rsid w:val="00AA7B76"/>
    <w:rsid w:val="00AD099D"/>
    <w:rsid w:val="00AE50AC"/>
    <w:rsid w:val="00AF13B9"/>
    <w:rsid w:val="00AF1D77"/>
    <w:rsid w:val="00AF4D7C"/>
    <w:rsid w:val="00B072D1"/>
    <w:rsid w:val="00B30DAB"/>
    <w:rsid w:val="00B573B3"/>
    <w:rsid w:val="00B77841"/>
    <w:rsid w:val="00B86EE0"/>
    <w:rsid w:val="00B905F4"/>
    <w:rsid w:val="00B93E8E"/>
    <w:rsid w:val="00B94416"/>
    <w:rsid w:val="00BE21D4"/>
    <w:rsid w:val="00BF062E"/>
    <w:rsid w:val="00BF4CD9"/>
    <w:rsid w:val="00BF718B"/>
    <w:rsid w:val="00C00F6A"/>
    <w:rsid w:val="00C2092B"/>
    <w:rsid w:val="00C258DE"/>
    <w:rsid w:val="00C37B9F"/>
    <w:rsid w:val="00C45CA3"/>
    <w:rsid w:val="00C635E0"/>
    <w:rsid w:val="00C7454D"/>
    <w:rsid w:val="00CA07CA"/>
    <w:rsid w:val="00CB43FD"/>
    <w:rsid w:val="00CE5379"/>
    <w:rsid w:val="00CF104A"/>
    <w:rsid w:val="00CF2106"/>
    <w:rsid w:val="00D06348"/>
    <w:rsid w:val="00D11005"/>
    <w:rsid w:val="00D25057"/>
    <w:rsid w:val="00D31B43"/>
    <w:rsid w:val="00D365DE"/>
    <w:rsid w:val="00D46A01"/>
    <w:rsid w:val="00D6609D"/>
    <w:rsid w:val="00D7289F"/>
    <w:rsid w:val="00D74AE1"/>
    <w:rsid w:val="00D86AEC"/>
    <w:rsid w:val="00D9360F"/>
    <w:rsid w:val="00D94F72"/>
    <w:rsid w:val="00D95A14"/>
    <w:rsid w:val="00DA72D2"/>
    <w:rsid w:val="00DD2999"/>
    <w:rsid w:val="00DE1F2C"/>
    <w:rsid w:val="00DE742A"/>
    <w:rsid w:val="00DF1240"/>
    <w:rsid w:val="00E15A4B"/>
    <w:rsid w:val="00E17E76"/>
    <w:rsid w:val="00E20C71"/>
    <w:rsid w:val="00E23C4B"/>
    <w:rsid w:val="00E44A19"/>
    <w:rsid w:val="00E53770"/>
    <w:rsid w:val="00E73C94"/>
    <w:rsid w:val="00E75329"/>
    <w:rsid w:val="00E814DD"/>
    <w:rsid w:val="00E81D7F"/>
    <w:rsid w:val="00EA6D5B"/>
    <w:rsid w:val="00EA7FC0"/>
    <w:rsid w:val="00EB690F"/>
    <w:rsid w:val="00ED2AD1"/>
    <w:rsid w:val="00ED55E9"/>
    <w:rsid w:val="00EE7DB5"/>
    <w:rsid w:val="00EF68D1"/>
    <w:rsid w:val="00F047FB"/>
    <w:rsid w:val="00F07F0F"/>
    <w:rsid w:val="00F139E0"/>
    <w:rsid w:val="00F13F88"/>
    <w:rsid w:val="00F34001"/>
    <w:rsid w:val="00F63BB3"/>
    <w:rsid w:val="00F64736"/>
    <w:rsid w:val="00F672CE"/>
    <w:rsid w:val="00F75F0A"/>
    <w:rsid w:val="00F85334"/>
    <w:rsid w:val="00F90451"/>
    <w:rsid w:val="00F91486"/>
    <w:rsid w:val="00F91623"/>
    <w:rsid w:val="00FA2AF7"/>
    <w:rsid w:val="00FB0295"/>
    <w:rsid w:val="00FB1DF6"/>
    <w:rsid w:val="00FB2824"/>
    <w:rsid w:val="00FC05E1"/>
    <w:rsid w:val="00FE47CF"/>
    <w:rsid w:val="00FE5D6D"/>
    <w:rsid w:val="00FE70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29A41"/>
  <w15:chartTrackingRefBased/>
  <w15:docId w15:val="{F768A0B4-81AE-498B-8D93-439BB40D2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next w:val="a"/>
    <w:link w:val="30"/>
    <w:uiPriority w:val="9"/>
    <w:unhideWhenUsed/>
    <w:qFormat/>
    <w:rsid w:val="008C4A6C"/>
    <w:pPr>
      <w:keepNext/>
      <w:keepLines/>
      <w:spacing w:before="260" w:after="260" w:line="413" w:lineRule="auto"/>
      <w:outlineLvl w:val="2"/>
    </w:pPr>
    <w:rPr>
      <w:b/>
      <w:sz w:val="32"/>
    </w:rPr>
  </w:style>
  <w:style w:type="paragraph" w:styleId="5">
    <w:name w:val="heading 5"/>
    <w:basedOn w:val="a"/>
    <w:next w:val="a"/>
    <w:link w:val="50"/>
    <w:uiPriority w:val="9"/>
    <w:unhideWhenUsed/>
    <w:qFormat/>
    <w:rsid w:val="008C4A6C"/>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B2824"/>
    <w:pPr>
      <w:ind w:firstLineChars="200" w:firstLine="420"/>
    </w:pPr>
  </w:style>
  <w:style w:type="character" w:customStyle="1" w:styleId="30">
    <w:name w:val="标题 3 字符"/>
    <w:basedOn w:val="a0"/>
    <w:link w:val="3"/>
    <w:uiPriority w:val="9"/>
    <w:rsid w:val="008C4A6C"/>
    <w:rPr>
      <w:b/>
      <w:sz w:val="32"/>
    </w:rPr>
  </w:style>
  <w:style w:type="character" w:customStyle="1" w:styleId="50">
    <w:name w:val="标题 5 字符"/>
    <w:basedOn w:val="a0"/>
    <w:link w:val="5"/>
    <w:uiPriority w:val="9"/>
    <w:rsid w:val="008C4A6C"/>
    <w:rPr>
      <w:b/>
      <w:sz w:val="28"/>
    </w:rPr>
  </w:style>
  <w:style w:type="table" w:styleId="a4">
    <w:name w:val="Table Grid"/>
    <w:basedOn w:val="a1"/>
    <w:uiPriority w:val="39"/>
    <w:qFormat/>
    <w:rsid w:val="008C4A6C"/>
    <w:pPr>
      <w:widowControl w:val="0"/>
      <w:jc w:val="both"/>
    </w:pPr>
    <w:rPr>
      <w:rFonts w:ascii="Times New Roman" w:eastAsia="SimSu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semiHidden/>
    <w:unhideWhenUsed/>
    <w:rsid w:val="002B176B"/>
    <w:rPr>
      <w:color w:val="0000FF"/>
      <w:u w:val="single"/>
    </w:rPr>
  </w:style>
  <w:style w:type="character" w:styleId="a6">
    <w:name w:val="Placeholder Text"/>
    <w:basedOn w:val="a0"/>
    <w:uiPriority w:val="99"/>
    <w:semiHidden/>
    <w:rsid w:val="005F0739"/>
    <w:rPr>
      <w:color w:val="808080"/>
    </w:rPr>
  </w:style>
  <w:style w:type="numbering" w:customStyle="1" w:styleId="style">
    <w:name w:val="style"/>
    <w:uiPriority w:val="99"/>
    <w:rsid w:val="00650A93"/>
    <w:pPr>
      <w:numPr>
        <w:numId w:val="5"/>
      </w:numPr>
    </w:pPr>
  </w:style>
  <w:style w:type="character" w:styleId="a7">
    <w:name w:val="Strong"/>
    <w:basedOn w:val="a0"/>
    <w:uiPriority w:val="22"/>
    <w:qFormat/>
    <w:rsid w:val="00525D0E"/>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388640">
      <w:bodyDiv w:val="1"/>
      <w:marLeft w:val="0"/>
      <w:marRight w:val="0"/>
      <w:marTop w:val="0"/>
      <w:marBottom w:val="0"/>
      <w:divBdr>
        <w:top w:val="none" w:sz="0" w:space="0" w:color="auto"/>
        <w:left w:val="none" w:sz="0" w:space="0" w:color="auto"/>
        <w:bottom w:val="none" w:sz="0" w:space="0" w:color="auto"/>
        <w:right w:val="none" w:sz="0" w:space="0" w:color="auto"/>
      </w:divBdr>
    </w:div>
    <w:div w:id="414130958">
      <w:bodyDiv w:val="1"/>
      <w:marLeft w:val="0"/>
      <w:marRight w:val="0"/>
      <w:marTop w:val="0"/>
      <w:marBottom w:val="0"/>
      <w:divBdr>
        <w:top w:val="none" w:sz="0" w:space="0" w:color="auto"/>
        <w:left w:val="none" w:sz="0" w:space="0" w:color="auto"/>
        <w:bottom w:val="none" w:sz="0" w:space="0" w:color="auto"/>
        <w:right w:val="none" w:sz="0" w:space="0" w:color="auto"/>
      </w:divBdr>
    </w:div>
    <w:div w:id="1379820865">
      <w:bodyDiv w:val="1"/>
      <w:marLeft w:val="0"/>
      <w:marRight w:val="0"/>
      <w:marTop w:val="0"/>
      <w:marBottom w:val="0"/>
      <w:divBdr>
        <w:top w:val="none" w:sz="0" w:space="0" w:color="auto"/>
        <w:left w:val="none" w:sz="0" w:space="0" w:color="auto"/>
        <w:bottom w:val="none" w:sz="0" w:space="0" w:color="auto"/>
        <w:right w:val="none" w:sz="0" w:space="0" w:color="auto"/>
      </w:divBdr>
    </w:div>
    <w:div w:id="1858999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jpeg"/><Relationship Id="rId14" Type="http://schemas.openxmlformats.org/officeDocument/2006/relationships/hyperlink" Target="https://en.wikipedia.org/wiki/Python_(programming_language)" TargetMode="External"/><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en.wikipedia.org/wiki/Logistic_function"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4.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hyperlink" Target="https://en.wikipedia.org/wiki/Web_framework" TargetMode="External"/><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4AA46-ECCE-45A3-A71C-BC7B0D1E8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9456</Words>
  <Characters>49555</Characters>
  <Application>Microsoft Office Word</Application>
  <DocSecurity>0</DocSecurity>
  <Lines>869</Lines>
  <Paragraphs>398</Paragraphs>
  <ScaleCrop>false</ScaleCrop>
  <Company/>
  <LinksUpToDate>false</LinksUpToDate>
  <CharactersWithSpaces>58613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邱 思翔</dc:creator>
  <cp:keywords/>
  <dc:description/>
  <cp:lastModifiedBy>邱 思翔</cp:lastModifiedBy>
  <cp:revision>29</cp:revision>
  <dcterms:created xsi:type="dcterms:W3CDTF">2021-01-08T07:14:00Z</dcterms:created>
  <dcterms:modified xsi:type="dcterms:W3CDTF">2021-01-18T16:47:00Z</dcterms:modified>
</cp:coreProperties>
</file>